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E667" w14:textId="77777777" w:rsidR="003F379C" w:rsidRDefault="00887B63">
      <w:pPr>
        <w:pStyle w:val="Title"/>
        <w:rPr>
          <w:del w:id="4" w:author="Author"/>
        </w:rPr>
      </w:pPr>
      <w:del w:id="5" w:author="Author">
        <w:r>
          <w:delText>Phonological Fossils: Machine Learning Detection of Non-Mainstream Vocabulary in Sulawesi Basic Lexicon</w:delText>
        </w:r>
      </w:del>
    </w:p>
    <w:p w14:paraId="61C5EABD" w14:textId="77777777" w:rsidR="003F379C" w:rsidRDefault="00887B63">
      <w:pPr>
        <w:pStyle w:val="Author"/>
        <w:rPr>
          <w:del w:id="6" w:author="Author"/>
        </w:rPr>
      </w:pPr>
      <w:del w:id="7" w:author="Author">
        <w:r>
          <w:delText>[Anonymous for review]</w:delText>
        </w:r>
      </w:del>
    </w:p>
    <w:p w14:paraId="00CB2F07" w14:textId="77777777" w:rsidR="003F379C" w:rsidRDefault="00887B63">
      <w:pPr>
        <w:pStyle w:val="AbstractTitle"/>
        <w:rPr>
          <w:del w:id="8" w:author="Author"/>
        </w:rPr>
      </w:pPr>
      <w:del w:id="9" w:author="Author">
        <w:r>
          <w:delText>Abstract</w:delText>
        </w:r>
      </w:del>
    </w:p>
    <w:p w14:paraId="0DD7D545" w14:textId="77777777" w:rsidR="003F379C" w:rsidRDefault="00887B63">
      <w:pPr>
        <w:pStyle w:val="Abstract"/>
        <w:rPr>
          <w:del w:id="10" w:author="Author"/>
        </w:rPr>
      </w:pPr>
      <w:del w:id="11" w:author="Author">
        <w:r>
          <w:delText xml:space="preserve">Basic vocabulary in many Sulawesi Austronesian languages includes forms that resist reconstruction to any proto-form and show phonological patterns inconsistent with inherited roots—but whether this non-conforming vocabulary represents pre-Austronesian substrate or independent innovation has not been tested computationally. </w:delText>
        </w:r>
        <w:r>
          <w:delText xml:space="preserve">We address this question by combining a rule-based cognate subtraction method with a machine learning classifier trained exclusively on phonological features. Using 1,357 lexical forms from six Sulawesi languages in the Austronesian Basic Vocabulary Database, we first identify 438 candidate substrate forms (26.5% of the corpus) through cognate subtraction and Proto-Austronesian cross-checking. </w:delText>
        </w:r>
        <w:r>
          <w:delText xml:space="preserve">An XGBoost classifier trained on 26 phonological and distributional features—excluding all cognacy data—distinguishes inherited Austronesian vocabulary from non-mainstream forms with AUC = 0.763 (± 0.007), revealing a “phonological fingerprint”: longer forms, more consonant clusters, higher rates of glottal stops, and fewer canonical Austronesian prefixes. </w:delText>
        </w:r>
        <w:r>
          <w:delText xml:space="preserve">This fingerprint is robust to approximate IPA conversion (AUC change &lt; 0.01), confirming that the model detects phonological patterns rather than orthographic artifacts. Cross-method consensus analysis (Cohen’s κ = 0.61) identifies 266 high-confidence non-mainstream candidates confirmed by both methods. </w:delText>
        </w:r>
        <w:r>
          <w:delText xml:space="preserve">However, phonological clustering of these consensus candidates yields no coherent word families (silhouette = 0.114; cross-linguistic cognate test p = 0.569), providing no evidence that they derive from a single pre-Austronesian language layer. Application to 16 additional languages confirms geographic patterning: Sulawesi languages show significantly higher predicted non-mainstream rates (mean P_sub = 0.606) than Western Indonesian languages (0.393). </w:delText>
        </w:r>
        <w:r>
          <w:delText>This study demonstrates that phonological machine learning can complement traditional comparative methods in detecting non-mainstream lexical layers, while cautioning against interpreting phonological non-conformity as evidence for a shared substrate language.</w:delText>
        </w:r>
      </w:del>
    </w:p>
    <w:p w14:paraId="2C1D749C" w14:textId="77777777" w:rsidR="003F379C" w:rsidRDefault="00887B63">
      <w:pPr>
        <w:pStyle w:val="FirstParagraph"/>
        <w:rPr>
          <w:del w:id="12" w:author="Author"/>
        </w:rPr>
      </w:pPr>
      <w:del w:id="13" w:author="Author">
        <w:r>
          <w:rPr>
            <w:b/>
            <w:bCs/>
          </w:rPr>
          <w:delText>Keywords:</w:delText>
        </w:r>
        <w:r>
          <w:delText xml:space="preserve"> Austronesian linguistics, substrate detection, machine learning, Sulawesi languages, phonological classification, SHAP, basic vocabulary</w:delText>
        </w:r>
      </w:del>
    </w:p>
    <w:p w14:paraId="010F6106" w14:textId="77777777" w:rsidR="003F379C" w:rsidRDefault="00887B63">
      <w:pPr>
        <w:pStyle w:val="Heading1"/>
        <w:rPr>
          <w:del w:id="14" w:author="Author"/>
        </w:rPr>
      </w:pPr>
      <w:bookmarkStart w:id="15" w:name="introduction"/>
      <w:moveFromRangeStart w:id="16" w:author="Author" w:name="move242359905"/>
      <w:moveFrom w:id="17" w:author="Author">
        <w:r>
          <w:t>Introduction</w:t>
        </w:r>
      </w:moveFrom>
      <w:moveFromRangeEnd w:id="16"/>
    </w:p>
    <w:p w14:paraId="4609E4EE" w14:textId="77777777" w:rsidR="003F379C" w:rsidRDefault="00887B63">
      <w:pPr>
        <w:pStyle w:val="FirstParagraph"/>
        <w:rPr>
          <w:del w:id="18" w:author="Author"/>
        </w:rPr>
      </w:pPr>
      <w:del w:id="19" w:author="Author">
        <w:r>
          <w:delText xml:space="preserve">The Austronesian language family, comprising over 1,200 languages spoken from Madagascar to Easter Island, represents one of the most extensively documented and well-understood language families in the world (Blust 2013). </w:delText>
        </w:r>
        <w:r>
          <w:delText>Yet across many Austronesian languages, a substantial proportion of basic vocabulary resists reconstruction to any proto-form: these forms lack plausible cognates, deviate from canonical disyllabic root structure, and show phonological patterns inconsistent with established sound correspondences. In Island Southeast Asia—particularly Sulawesi, with its extraordinary linguistic diversity spanning at least ten primary subgroups (Blust 2009)</w:delText>
        </w:r>
        <w:r>
          <w:delText>—such phonologically non-conforming vocabulary has traditionally been interpreted as evidence of pre-Austronesian substrate languages displaced by Austronesian expansion (Donohue and Denham 2010; Adelaar 2005). But this interpretation assumes that phonological non-conformity implies shared non-Austronesian ancestry—an assumption that has rarely been tested systematically.</w:delText>
        </w:r>
      </w:del>
    </w:p>
    <w:p w14:paraId="04A05412" w14:textId="77777777" w:rsidR="003F379C" w:rsidRDefault="00887B63">
      <w:pPr>
        <w:pStyle w:val="BodyText"/>
        <w:rPr>
          <w:del w:id="20" w:author="Author"/>
        </w:rPr>
      </w:pPr>
      <w:del w:id="21" w:author="Author">
        <w:r>
          <w:delText xml:space="preserve">The traditional approach to substrate detection relies on the comparative method: systematic identification of forms that resist reconstruction to any proto-language, that lack plausible cognates across related languages, and that show phonological patterns inconsistent with established sound correspondences (Blust 2009; Thomason and Kaufman 1988). While powerful, this approach requires deep specialist knowledge of each language under investigation and scales poorly across large datasets. </w:delText>
        </w:r>
        <w:r>
          <w:delText>As the field increasingly adopts computational tools for phylogenetic analysis (Gray, Drummond, and Greenhill 2009; List et al. 2018), automated cognate detection (List 2012), global-scale lexical inference (Jäger 2018), and cross-linguistic comparison (Forkel et al. 2018), there is an opportunity to apply machine learning methods to the substrate detection problem.</w:delText>
        </w:r>
      </w:del>
    </w:p>
    <w:p w14:paraId="15C5F675" w14:textId="77777777" w:rsidR="003F379C" w:rsidRDefault="00887B63">
      <w:pPr>
        <w:pStyle w:val="BodyText"/>
        <w:rPr>
          <w:del w:id="22" w:author="Author"/>
        </w:rPr>
      </w:pPr>
      <w:del w:id="23" w:author="Author">
        <w:r>
          <w:delText xml:space="preserve">Sulawesi provides an ideal testing ground for such an approach. </w:delText>
        </w:r>
        <w:r>
          <w:delText xml:space="preserve">The island’s languages span multiple primary-level Austronesian subgroups, including Celebic, South Sulawesi, and Muna–Buton, yet share a deep geographic co-existence (Himmelmann 2005). The island’s complex geological and demographic history—shaped by volcanism, maritime networks, and waves of migration—creates conditions under which substrate retention is plausible (Bellwood 1995). Moreover, the Austronesian Basic Vocabulary Database (ABVD; Greenhill, Blust, and Gray 2008) </w:delText>
        </w:r>
        <w:r>
          <w:delText>provides standardized cognate-coded Swadesh lists for numerous Sulawesi languages, offering a computationally tractable dataset.</w:delText>
        </w:r>
      </w:del>
    </w:p>
    <w:p w14:paraId="668C97A8" w14:textId="77777777" w:rsidR="003F379C" w:rsidRDefault="00887B63">
      <w:pPr>
        <w:pStyle w:val="BodyText"/>
        <w:rPr>
          <w:del w:id="24" w:author="Author"/>
        </w:rPr>
      </w:pPr>
      <w:del w:id="25" w:author="Author">
        <w:r>
          <w:delText xml:space="preserve">This study makes two contributions, the second more consequential than the first. First, we introduce a machine learning methodology for detecting phonological non-conformity that addresses the circularity inherent in using cognacy data to identify non-cognate forms. Our two-model design separates a “circular” </w:delText>
        </w:r>
        <w:r>
          <w:delText xml:space="preserve">baseline (Model A, including cognacy features) from the genuine experiment (Model B, using only phonological features), establishing that phonological properties alone carry detectable signal about a form’s status as inherited or non-mainstream vocabulary. Second—and more importantly—we test the assumption that underlies substrate interpretations: that non-conforming vocabulary across related languages derives from a common non-Austronesian source. </w:delText>
        </w:r>
        <w:r>
          <w:delText>Phonological clustering of the detected candidates finds no support for this assumption (p = 0.569): the non-mainstream vocabulary shows no evidence of shared etymological descent, consistent with parallel independent innovations rather than remnants of a single pre-Austronesian language layer. This negative result constrains the interpretation of both computational and traditional substrate detection: phonological non-conformity is not equivalent to non-Austronesian origin.</w:delText>
        </w:r>
      </w:del>
    </w:p>
    <w:p w14:paraId="3AA2E7DD" w14:textId="77777777" w:rsidR="003F379C" w:rsidRDefault="00887B63">
      <w:pPr>
        <w:pStyle w:val="Heading1"/>
        <w:rPr>
          <w:del w:id="26" w:author="Author"/>
        </w:rPr>
      </w:pPr>
      <w:bookmarkStart w:id="27" w:name="data-and-methods"/>
      <w:bookmarkEnd w:id="15"/>
      <w:del w:id="28" w:author="Author">
        <w:r>
          <w:delText>Data and Methods</w:delText>
        </w:r>
      </w:del>
    </w:p>
    <w:p w14:paraId="16A5EF57" w14:textId="77777777" w:rsidR="003F379C" w:rsidRDefault="00887B63">
      <w:pPr>
        <w:pStyle w:val="Heading2"/>
        <w:rPr>
          <w:del w:id="29" w:author="Author"/>
        </w:rPr>
      </w:pPr>
      <w:bookmarkStart w:id="30" w:name="sec:data"/>
      <w:moveFromRangeStart w:id="31" w:author="Author" w:name="move242359906"/>
      <w:moveFrom w:id="32" w:author="Author">
        <w:r>
          <w:t>Data</w:t>
        </w:r>
      </w:moveFrom>
      <w:moveFromRangeEnd w:id="31"/>
    </w:p>
    <w:p w14:paraId="76DB9F37" w14:textId="77777777" w:rsidR="003F379C" w:rsidRDefault="00887B63">
      <w:pPr>
        <w:pStyle w:val="FirstParagraph"/>
        <w:rPr>
          <w:del w:id="33" w:author="Author"/>
        </w:rPr>
      </w:pPr>
      <w:del w:id="34" w:author="Author">
        <w:r>
          <w:delText xml:space="preserve">We draw on the Austronesian Basic Vocabulary Database (Greenhill, Blust, and Gray 2008), accessed in Cross-Linguistic Data Format (CLDF; Forkel et al. 2018). Our primary dataset comprises 1,357 lexical forms from six Sulawesi languages: Muna (n = 219), Bugis (n = 242), Makassar (n = 217), Wolio (n = 254), Toraja-Sa’dan (n = 216), and Tolaki (n = 209). </w:delText>
        </w:r>
        <w:r>
          <w:delText>These languages represent three subgroups—Muna–Buton (Muna, Wolio), South Sulawesi (Bugis, Makassar), Celebic (Toraja-Sa’dan), and Southeast Sulawesi (Tolaki)—providing typological breadth within the Sulawesi Austronesian context.</w:delText>
        </w:r>
      </w:del>
    </w:p>
    <w:p w14:paraId="6277ED2D" w14:textId="77777777" w:rsidR="003F379C" w:rsidRDefault="00887B63">
      <w:pPr>
        <w:pStyle w:val="BodyText"/>
        <w:rPr>
          <w:del w:id="35" w:author="Author"/>
        </w:rPr>
      </w:pPr>
      <w:del w:id="36" w:author="Author">
        <w:r>
          <w:delText xml:space="preserve">Each form covers one of 210 Swadesh concepts, with associated cognate set codes from the ABVD. Following Swadesh (1955), we distinguish a core Swadesh-100 subset (the most resistant to borrowing) from the extended Swadesh-210 list. </w:delText>
        </w:r>
        <w:r>
          <w:delText>Forms were cleaned by removing bracketed annotations, leading/trailing punctuation, and whitespace artifacts.</w:delText>
        </w:r>
      </w:del>
    </w:p>
    <w:p w14:paraId="2DD2BC47" w14:textId="77777777" w:rsidR="003F379C" w:rsidRDefault="00887B63">
      <w:pPr>
        <w:pStyle w:val="BodyText"/>
        <w:rPr>
          <w:del w:id="37" w:author="Author"/>
        </w:rPr>
      </w:pPr>
      <w:del w:id="38" w:author="Author">
        <w:r>
          <w:delText>Labels were assigned through the rule-based subtraction method described in Section </w:delText>
        </w:r>
        <w:r>
          <w:fldChar w:fldCharType="begin"/>
        </w:r>
        <w:r>
          <w:delInstrText>HYPERLINK \l "sec:rule_based" \h</w:delInstrText>
        </w:r>
        <w:r>
          <w:fldChar w:fldCharType="separate"/>
        </w:r>
        <w:r>
          <w:rPr>
            <w:rStyle w:val="Hyperlink"/>
          </w:rPr>
          <w:delText>2.2</w:delText>
        </w:r>
        <w:r>
          <w:fldChar w:fldCharType="end"/>
        </w:r>
        <w:r>
          <w:delText xml:space="preserve">: forms retaining ABVD cognacy codes (or rescued through Proto-Austronesian cross-checking) were labeled “Austronesian” (n = 919, 67.7%); residual forms without cognacy attribution were labeled “candidate substrate” (n = 438, 32.3%). </w:delText>
        </w:r>
        <w:r>
          <w:delText>We treat this as a Positive-Unlabeled (PU) learning problem: the “Austronesian” label is reliable (positive), while “candidate substrate” contains both genuine non-Austronesian forms and Austronesian forms with missing cognacy data (unlabeled positives).</w:delText>
        </w:r>
      </w:del>
    </w:p>
    <w:p w14:paraId="088DBCF9" w14:textId="77777777" w:rsidR="003F379C" w:rsidRDefault="00887B63">
      <w:pPr>
        <w:pStyle w:val="Heading2"/>
        <w:rPr>
          <w:del w:id="39" w:author="Author"/>
        </w:rPr>
      </w:pPr>
      <w:bookmarkStart w:id="40" w:name="sec:rule_based"/>
      <w:bookmarkEnd w:id="30"/>
      <w:del w:id="41" w:author="Author">
        <w:r>
          <w:delText>Rule-Based Baseline (E022)</w:delText>
        </w:r>
      </w:del>
    </w:p>
    <w:p w14:paraId="40975361" w14:textId="77777777" w:rsidR="003F379C" w:rsidRDefault="00887B63">
      <w:pPr>
        <w:pStyle w:val="FirstParagraph"/>
        <w:rPr>
          <w:del w:id="42" w:author="Author"/>
        </w:rPr>
      </w:pPr>
      <w:del w:id="43" w:author="Author">
        <w:r>
          <w:delText>Our rule-based substrate detection follows a subtractive logic. For each language, we began with the full ABVD Swadesh list and removed three layers:</w:delText>
        </w:r>
      </w:del>
    </w:p>
    <w:p w14:paraId="08668F8D" w14:textId="77777777" w:rsidR="003F379C" w:rsidRDefault="00887B63">
      <w:pPr>
        <w:numPr>
          <w:ilvl w:val="0"/>
          <w:numId w:val="2"/>
        </w:numPr>
        <w:rPr>
          <w:del w:id="44" w:author="Author"/>
        </w:rPr>
      </w:pPr>
      <w:del w:id="45" w:author="Author">
        <w:r>
          <w:rPr>
            <w:b/>
            <w:bCs/>
          </w:rPr>
          <w:delText>ABVD cognates:</w:delText>
        </w:r>
        <w:r>
          <w:delText xml:space="preserve"> </w:delText>
        </w:r>
        <w:r>
          <w:delText>Forms assigned to any cognate set in the ABVD were classified as Austronesian.</w:delText>
        </w:r>
      </w:del>
    </w:p>
    <w:p w14:paraId="619DC97F" w14:textId="77777777" w:rsidR="003F379C" w:rsidRDefault="00887B63">
      <w:pPr>
        <w:numPr>
          <w:ilvl w:val="0"/>
          <w:numId w:val="2"/>
        </w:numPr>
        <w:rPr>
          <w:del w:id="46" w:author="Author"/>
        </w:rPr>
      </w:pPr>
      <w:del w:id="47" w:author="Author">
        <w:r>
          <w:rPr>
            <w:b/>
            <w:bCs/>
          </w:rPr>
          <w:delText>Known loanwords:</w:delText>
        </w:r>
        <w:r>
          <w:delText xml:space="preserve"> Forms matching established Sanskrit, Arabic, or Malay trade loanword lists were excluded from the residual.</w:delText>
        </w:r>
      </w:del>
    </w:p>
    <w:p w14:paraId="7D47EC98" w14:textId="77777777" w:rsidR="003F379C" w:rsidRDefault="00887B63">
      <w:pPr>
        <w:numPr>
          <w:ilvl w:val="0"/>
          <w:numId w:val="2"/>
        </w:numPr>
        <w:rPr>
          <w:del w:id="48" w:author="Author"/>
        </w:rPr>
      </w:pPr>
      <w:del w:id="49" w:author="Author">
        <w:r>
          <w:rPr>
            <w:b/>
            <w:bCs/>
          </w:rPr>
          <w:delText>Proto-Austronesian cross-check:</w:delText>
        </w:r>
        <w:r>
          <w:delText xml:space="preserve"> 15 known Proto-Austronesian reconstructions that the ABVD had missed cognacy codes for were identified through manual comparison with Blust (2013), rescuing 75 false positive residuals across the six languages.</w:delText>
        </w:r>
      </w:del>
    </w:p>
    <w:p w14:paraId="4B4C6CCB" w14:textId="77777777" w:rsidR="003F379C" w:rsidRDefault="00887B63">
      <w:pPr>
        <w:pStyle w:val="FirstParagraph"/>
        <w:rPr>
          <w:del w:id="50" w:author="Author"/>
        </w:rPr>
      </w:pPr>
      <w:del w:id="51" w:author="Author">
        <w:r>
          <w:delText>After this three-stage subtraction, the average residual rate was 26.5% (Table </w:delText>
        </w:r>
        <w:r>
          <w:fldChar w:fldCharType="begin"/>
        </w:r>
        <w:r>
          <w:delInstrText>HYPERLINK \l "tab:residuals" \h</w:delInstrText>
        </w:r>
        <w:r>
          <w:fldChar w:fldCharType="separate"/>
        </w:r>
        <w:r>
          <w:rPr>
            <w:rStyle w:val="Hyperlink"/>
          </w:rPr>
          <w:delText>1</w:delText>
        </w:r>
        <w:r>
          <w:fldChar w:fldCharType="end"/>
        </w:r>
        <w:r>
          <w:delText>), ranging from 11.9% (Muna) to 54.5% (Tolaki). Eight concepts appeared as residuals in five or more of the six languages (Tier 1 candidates): “if”, “to bite”, “to tie up”, “to cut/hack”, “grass”, “to throw”, “they”, and “big”. These cross-linguistically persistent residuals represent the strongest candidates for pre-Austronesian substrate or shared innovation.</w:delText>
        </w:r>
      </w:del>
    </w:p>
    <w:p w14:paraId="4DF67F09" w14:textId="77777777" w:rsidR="003F379C" w:rsidRDefault="00887B63">
      <w:pPr>
        <w:pStyle w:val="BodyText"/>
        <w:rPr>
          <w:del w:id="52" w:author="Author"/>
        </w:rPr>
      </w:pPr>
      <w:del w:id="53" w:author="Author">
        <w:r>
          <w:delText>Tolaki’s elevated residual rate (54.5%) reflects its low ABVD cognacy coverage (36% of forms assigned to cognate sets), likely an artifact of under-documentation rather than genuine substrate enrichment.</w:delText>
        </w:r>
      </w:del>
    </w:p>
    <w:p w14:paraId="04746D91" w14:textId="77777777" w:rsidR="003F379C" w:rsidRDefault="00887B63">
      <w:pPr>
        <w:pStyle w:val="Heading2"/>
        <w:rPr>
          <w:del w:id="54" w:author="Author"/>
        </w:rPr>
      </w:pPr>
      <w:bookmarkStart w:id="55" w:name="sec:ml"/>
      <w:bookmarkEnd w:id="40"/>
      <w:del w:id="56" w:author="Author">
        <w:r>
          <w:delText>ML Classification (E027)</w:delText>
        </w:r>
      </w:del>
    </w:p>
    <w:p w14:paraId="019BF95E" w14:textId="77777777" w:rsidR="003F379C" w:rsidRDefault="00887B63">
      <w:pPr>
        <w:pStyle w:val="Heading3"/>
        <w:rPr>
          <w:del w:id="57" w:author="Author"/>
        </w:rPr>
      </w:pPr>
      <w:bookmarkStart w:id="58" w:name="two-model-design"/>
      <w:del w:id="59" w:author="Author">
        <w:r>
          <w:delText>Two-model design</w:delText>
        </w:r>
      </w:del>
    </w:p>
    <w:p w14:paraId="57BA4CA2" w14:textId="77777777" w:rsidR="003F379C" w:rsidRDefault="00887B63">
      <w:pPr>
        <w:pStyle w:val="FirstParagraph"/>
        <w:rPr>
          <w:del w:id="60" w:author="Author"/>
        </w:rPr>
      </w:pPr>
      <w:del w:id="61" w:author="Author">
        <w:r>
          <w:delText>To address the circularity of using cognacy-derived labels to train a classifier, we employed a two-model design:</w:delText>
        </w:r>
      </w:del>
    </w:p>
    <w:p w14:paraId="211AD99E" w14:textId="77777777" w:rsidR="003F379C" w:rsidRDefault="00887B63">
      <w:pPr>
        <w:numPr>
          <w:ilvl w:val="0"/>
          <w:numId w:val="3"/>
        </w:numPr>
        <w:rPr>
          <w:del w:id="62" w:author="Author"/>
        </w:rPr>
      </w:pPr>
      <w:del w:id="63" w:author="Author">
        <w:r>
          <w:rPr>
            <w:b/>
            <w:bCs/>
          </w:rPr>
          <w:delText>Model A (full features):</w:delText>
        </w:r>
        <w:r>
          <w:delText xml:space="preserve"> </w:delText>
        </w:r>
        <w:r>
          <w:delText>Included 31 features encompassing distributional properties (cognate set size, number of cognate sets per form, concept-level residual rate, cross-language residual count) alongside phonological features. This model was expected to achieve near-perfect performance, since the distributional features encode the labeling criterion. Model A serves as a ranking tool, not as a scientific claim.</w:delText>
        </w:r>
      </w:del>
    </w:p>
    <w:p w14:paraId="1E1B3D85" w14:textId="77777777" w:rsidR="003F379C" w:rsidRDefault="00887B63">
      <w:pPr>
        <w:numPr>
          <w:ilvl w:val="0"/>
          <w:numId w:val="3"/>
        </w:numPr>
        <w:rPr>
          <w:del w:id="64" w:author="Author"/>
        </w:rPr>
      </w:pPr>
      <w:del w:id="65" w:author="Author">
        <w:r>
          <w:rPr>
            <w:b/>
            <w:bCs/>
          </w:rPr>
          <w:delText>Model B (phonological-only):</w:delText>
        </w:r>
        <w:r>
          <w:delText xml:space="preserve"> </w:delText>
        </w:r>
        <w:r>
          <w:delText>Used 27 features, excluding all distributional/cognacy-derived features. If this model achieves above-chance performance, it demonstrates that phonological properties alone distinguish substrate candidates from inherited vocabulary—a non-circular finding.</w:delText>
        </w:r>
      </w:del>
    </w:p>
    <w:p w14:paraId="1613D6DC" w14:textId="77777777" w:rsidR="003F379C" w:rsidRDefault="00887B63">
      <w:pPr>
        <w:pStyle w:val="Heading3"/>
        <w:rPr>
          <w:del w:id="66" w:author="Author"/>
        </w:rPr>
      </w:pPr>
      <w:bookmarkStart w:id="67" w:name="feature-engineering"/>
      <w:bookmarkEnd w:id="58"/>
      <w:del w:id="68" w:author="Author">
        <w:r>
          <w:delText>Feature engineering</w:delText>
        </w:r>
      </w:del>
    </w:p>
    <w:p w14:paraId="12266A99" w14:textId="77777777" w:rsidR="003F379C" w:rsidRDefault="00887B63">
      <w:pPr>
        <w:pStyle w:val="FirstParagraph"/>
        <w:rPr>
          <w:del w:id="69" w:author="Author"/>
        </w:rPr>
      </w:pPr>
      <w:del w:id="70" w:author="Author">
        <w:r>
          <w:delText>Model B’s 27 features fall into four categories:</w:delText>
        </w:r>
      </w:del>
    </w:p>
    <w:p w14:paraId="66D43DA8" w14:textId="77777777" w:rsidR="003F379C" w:rsidRDefault="00887B63">
      <w:pPr>
        <w:numPr>
          <w:ilvl w:val="0"/>
          <w:numId w:val="4"/>
        </w:numPr>
        <w:rPr>
          <w:del w:id="71" w:author="Author"/>
        </w:rPr>
      </w:pPr>
      <w:del w:id="72" w:author="Author">
        <w:r>
          <w:rPr>
            <w:b/>
            <w:bCs/>
          </w:rPr>
          <w:delText>Phonological features (10):</w:delText>
        </w:r>
        <w:r>
          <w:delText xml:space="preserve"> Form length (syllable count, approximated as the number of vowel nuclei; validation confirms equivalence with character count, Section </w:delText>
        </w:r>
        <w:r>
          <w:fldChar w:fldCharType="begin"/>
        </w:r>
        <w:r>
          <w:delInstrText>HYPERLINK \l "sec:results_ipa" \h</w:delInstrText>
        </w:r>
        <w:r>
          <w:fldChar w:fldCharType="separate"/>
        </w:r>
        <w:r>
          <w:rPr>
            <w:rStyle w:val="Hyperlink"/>
          </w:rPr>
          <w:delText>3.4</w:delText>
        </w:r>
        <w:r>
          <w:fldChar w:fldCharType="end"/>
        </w:r>
        <w:r>
          <w:delText xml:space="preserve">), vowel count, vowel ratio, whether the form ends in a vowel, initial character class (one-hot: /m/, /a/, /b/, /t/, /k/, /p/, /s/, other), presence of glottal stop markers ( or </w:delText>
        </w:r>
        <w:r>
          <w:rPr>
            <w:rStyle w:val="VerbatimChar"/>
          </w:rPr>
          <w:delText>’</w:delText>
        </w:r>
        <w:r>
          <w:delText>), presence of nasal clusters (</w:delText>
        </w:r>
        <w:r>
          <w:rPr>
            <w:i/>
            <w:iCs/>
          </w:rPr>
          <w:delText>ng</w:delText>
        </w:r>
        <w:r>
          <w:delText xml:space="preserve">, </w:delText>
        </w:r>
        <w:r>
          <w:rPr>
            <w:i/>
            <w:iCs/>
          </w:rPr>
          <w:delText>mb</w:delText>
        </w:r>
        <w:r>
          <w:delText xml:space="preserve">, </w:delText>
        </w:r>
        <w:r>
          <w:rPr>
            <w:i/>
            <w:iCs/>
          </w:rPr>
          <w:delText>nd</w:delText>
        </w:r>
        <w:r>
          <w:delText xml:space="preserve">, </w:delText>
        </w:r>
        <w:r>
          <w:rPr>
            <w:i/>
            <w:iCs/>
          </w:rPr>
          <w:delText>nj</w:delText>
        </w:r>
        <w:r>
          <w:delText>, etc.), presence of reduplication (detected via hyphenation or repeated bigram/trigram patterns—a surface-level approximation that does not capture all morphological reduplication types), consonant cluster count (CC+ sequences in surface orthography; note that clusters at morpheme boundaries, e.g. from infixation, are not distinguished from root-internal clusters), and presence of Austronesian-like prefixes (</w:delText>
        </w:r>
        <w:r>
          <w:rPr>
            <w:i/>
            <w:iCs/>
          </w:rPr>
          <w:delText>ma-</w:delText>
        </w:r>
        <w:r>
          <w:delText xml:space="preserve">, </w:delText>
        </w:r>
        <w:r>
          <w:rPr>
            <w:i/>
            <w:iCs/>
          </w:rPr>
          <w:delText>me-</w:delText>
        </w:r>
        <w:r>
          <w:delText xml:space="preserve">, </w:delText>
        </w:r>
        <w:r>
          <w:rPr>
            <w:i/>
            <w:iCs/>
          </w:rPr>
          <w:delText>mo-</w:delText>
        </w:r>
        <w:r>
          <w:delText xml:space="preserve">, </w:delText>
        </w:r>
        <w:r>
          <w:rPr>
            <w:i/>
            <w:iCs/>
          </w:rPr>
          <w:delText>pa-</w:delText>
        </w:r>
        <w:r>
          <w:delText xml:space="preserve">, </w:delText>
        </w:r>
        <w:r>
          <w:rPr>
            <w:i/>
            <w:iCs/>
          </w:rPr>
          <w:delText>ka-</w:delText>
        </w:r>
        <w:r>
          <w:delText>, etc.; infixes and suffixes are not detected).</w:delText>
        </w:r>
      </w:del>
    </w:p>
    <w:p w14:paraId="774E3A35" w14:textId="77777777" w:rsidR="003F379C" w:rsidRDefault="00887B63">
      <w:pPr>
        <w:numPr>
          <w:ilvl w:val="0"/>
          <w:numId w:val="4"/>
        </w:numPr>
        <w:rPr>
          <w:del w:id="73" w:author="Author"/>
        </w:rPr>
      </w:pPr>
      <w:del w:id="74" w:author="Author">
        <w:r>
          <w:rPr>
            <w:b/>
            <w:bCs/>
          </w:rPr>
          <w:delText>Initial-character one-hot encoding (8):</w:delText>
        </w:r>
        <w:r>
          <w:delText xml:space="preserve"> Seven frequent onset classes (/m/, /a/, /b/, /t/, /k/, /p/, /s/) plus “other”, capturing onset frequency distributions that may differ between inherited and substrate vocabulary.</w:delText>
        </w:r>
      </w:del>
    </w:p>
    <w:p w14:paraId="0F1BFDD7" w14:textId="77777777" w:rsidR="003F379C" w:rsidRDefault="00887B63">
      <w:pPr>
        <w:numPr>
          <w:ilvl w:val="0"/>
          <w:numId w:val="4"/>
        </w:numPr>
        <w:rPr>
          <w:del w:id="75" w:author="Author"/>
        </w:rPr>
      </w:pPr>
      <w:del w:id="76" w:author="Author">
        <w:r>
          <w:rPr>
            <w:b/>
            <w:bCs/>
          </w:rPr>
          <w:delText>Semantic features (2):</w:delText>
        </w:r>
        <w:r>
          <w:delText xml:space="preserve"> Binary core vocabulary membership (Swadesh-100 vs. extended Swadesh-210), and semantic domain (one-hot: </w:delText>
        </w:r>
        <w:r>
          <w:rPr>
            <w:smallCaps/>
          </w:rPr>
          <w:delText>action</w:delText>
        </w:r>
        <w:r>
          <w:delText xml:space="preserve">, </w:delText>
        </w:r>
        <w:r>
          <w:rPr>
            <w:smallCaps/>
          </w:rPr>
          <w:delText>body</w:delText>
        </w:r>
        <w:r>
          <w:delText xml:space="preserve">, </w:delText>
        </w:r>
        <w:r>
          <w:rPr>
            <w:smallCaps/>
          </w:rPr>
          <w:delText>nature</w:delText>
        </w:r>
        <w:r>
          <w:delText xml:space="preserve">, </w:delText>
        </w:r>
        <w:r>
          <w:rPr>
            <w:smallCaps/>
          </w:rPr>
          <w:delText>quality</w:delText>
        </w:r>
        <w:r>
          <w:delText xml:space="preserve">, </w:delText>
        </w:r>
        <w:r>
          <w:rPr>
            <w:smallCaps/>
          </w:rPr>
          <w:delText>number</w:delText>
        </w:r>
        <w:r>
          <w:delText xml:space="preserve">, </w:delText>
        </w:r>
        <w:r>
          <w:rPr>
            <w:smallCaps/>
          </w:rPr>
          <w:delText>grammar</w:delText>
        </w:r>
        <w:r>
          <w:delText xml:space="preserve">, </w:delText>
        </w:r>
        <w:r>
          <w:rPr>
            <w:smallCaps/>
          </w:rPr>
          <w:delText>other</w:delText>
        </w:r>
        <w:r>
          <w:delText>).</w:delText>
        </w:r>
      </w:del>
    </w:p>
    <w:p w14:paraId="3FE5DAE0" w14:textId="77777777" w:rsidR="003F379C" w:rsidRDefault="00887B63">
      <w:pPr>
        <w:numPr>
          <w:ilvl w:val="0"/>
          <w:numId w:val="4"/>
        </w:numPr>
        <w:rPr>
          <w:del w:id="77" w:author="Author"/>
        </w:rPr>
      </w:pPr>
      <w:del w:id="78" w:author="Author">
        <w:r>
          <w:rPr>
            <w:b/>
            <w:bCs/>
          </w:rPr>
          <w:delText>Language control features (2):</w:delText>
        </w:r>
        <w:r>
          <w:delText xml:space="preserve"> </w:delText>
        </w:r>
        <w:r>
          <w:delText>Language identity (integer-encoded) and language-level cognacy coverage rate (proportion of forms with ABVD cognate codes), controlling for between-language variation in documentation depth.</w:delText>
        </w:r>
      </w:del>
    </w:p>
    <w:p w14:paraId="700A9EEF" w14:textId="77777777" w:rsidR="003F379C" w:rsidRDefault="00887B63">
      <w:pPr>
        <w:pStyle w:val="FirstParagraph"/>
        <w:rPr>
          <w:del w:id="79" w:author="Author"/>
        </w:rPr>
      </w:pPr>
      <w:del w:id="80" w:author="Author">
        <w:r>
          <w:delText>All features were computed from surface orthographic forms in the ABVD without morphological decomposition, not from phonemic or IPA transcriptions. This introduces known limitations—orthographic bias and inability to distinguish root-internal from morphological consonant clusters (Section </w:delText>
        </w:r>
        <w:r>
          <w:fldChar w:fldCharType="begin"/>
        </w:r>
        <w:r>
          <w:delInstrText>HYPERLINK \l "sec:limitations" \h</w:delInstrText>
        </w:r>
        <w:r>
          <w:fldChar w:fldCharType="separate"/>
        </w:r>
        <w:r>
          <w:rPr>
            <w:rStyle w:val="Hyperlink"/>
          </w:rPr>
          <w:delText>4.6</w:delText>
        </w:r>
        <w:r>
          <w:fldChar w:fldCharType="end"/>
        </w:r>
        <w:r>
          <w:delText>)—but ensures full reproducibility using publicly available data. Robustness tests (Section </w:delText>
        </w:r>
        <w:r>
          <w:fldChar w:fldCharType="begin"/>
        </w:r>
        <w:r>
          <w:delInstrText>HYPERLINK \l "sec:results_ipa" \h</w:delInstrText>
        </w:r>
        <w:r>
          <w:fldChar w:fldCharType="separate"/>
        </w:r>
        <w:r>
          <w:rPr>
            <w:rStyle w:val="Hyperlink"/>
          </w:rPr>
          <w:delText>3.4</w:delText>
        </w:r>
        <w:r>
          <w:fldChar w:fldCharType="end"/>
        </w:r>
        <w:r>
          <w:delText>) confirm that approximate IPA conversion, syllable-based length measurement, and even complete removal of the length feature produce equivalent model performance.</w:delText>
        </w:r>
      </w:del>
    </w:p>
    <w:p w14:paraId="628035AD" w14:textId="77777777" w:rsidR="003F379C" w:rsidRDefault="00887B63">
      <w:pPr>
        <w:pStyle w:val="Heading3"/>
        <w:rPr>
          <w:del w:id="81" w:author="Author"/>
        </w:rPr>
      </w:pPr>
      <w:bookmarkStart w:id="82" w:name="classifiers"/>
      <w:bookmarkEnd w:id="67"/>
      <w:del w:id="83" w:author="Author">
        <w:r>
          <w:delText>Classifiers</w:delText>
        </w:r>
      </w:del>
    </w:p>
    <w:p w14:paraId="6B981B9E" w14:textId="77777777" w:rsidR="003F379C" w:rsidRDefault="00887B63">
      <w:pPr>
        <w:pStyle w:val="FirstParagraph"/>
        <w:rPr>
          <w:del w:id="84" w:author="Author"/>
        </w:rPr>
      </w:pPr>
      <w:del w:id="85" w:author="Author">
        <w:r>
          <w:delText>We trained three classifiers to assess robustness:</w:delText>
        </w:r>
      </w:del>
    </w:p>
    <w:p w14:paraId="45685A35" w14:textId="77777777" w:rsidR="003F379C" w:rsidRDefault="00887B63">
      <w:pPr>
        <w:numPr>
          <w:ilvl w:val="0"/>
          <w:numId w:val="5"/>
        </w:numPr>
        <w:rPr>
          <w:del w:id="86" w:author="Author"/>
        </w:rPr>
      </w:pPr>
      <w:del w:id="87" w:author="Author">
        <w:r>
          <w:rPr>
            <w:b/>
            <w:bCs/>
          </w:rPr>
          <w:delText>XGBoost</w:delText>
        </w:r>
        <w:r>
          <w:delText xml:space="preserve"> (Chen and Guestrin 2016)</w:delText>
        </w:r>
        <w:r>
          <w:delText>: 300 estimators, max depth 4, learning rate 0.05, with scale_pos_weight adjusted for class imbalance.</w:delText>
        </w:r>
      </w:del>
    </w:p>
    <w:p w14:paraId="4F598CFA" w14:textId="77777777" w:rsidR="003F379C" w:rsidRDefault="00887B63">
      <w:pPr>
        <w:numPr>
          <w:ilvl w:val="0"/>
          <w:numId w:val="5"/>
        </w:numPr>
        <w:rPr>
          <w:del w:id="88" w:author="Author"/>
        </w:rPr>
      </w:pPr>
      <w:del w:id="89" w:author="Author">
        <w:r>
          <w:rPr>
            <w:b/>
            <w:bCs/>
          </w:rPr>
          <w:delText>Random Forest</w:delText>
        </w:r>
        <w:r>
          <w:delText xml:space="preserve"> (Breiman 2001): 500 estimators, minimum 5 samples per leaf, class-balanced sample weights.</w:delText>
        </w:r>
      </w:del>
    </w:p>
    <w:p w14:paraId="398237F9" w14:textId="77777777" w:rsidR="003F379C" w:rsidRDefault="00887B63">
      <w:pPr>
        <w:numPr>
          <w:ilvl w:val="0"/>
          <w:numId w:val="5"/>
        </w:numPr>
        <w:rPr>
          <w:del w:id="90" w:author="Author"/>
        </w:rPr>
      </w:pPr>
      <w:del w:id="91" w:author="Author">
        <w:r>
          <w:rPr>
            <w:b/>
            <w:bCs/>
          </w:rPr>
          <w:delText>Logistic Regression</w:delText>
        </w:r>
        <w:r>
          <w:delText>: L2 regularization, class-balanced weights, serving as a linear baseline.</w:delText>
        </w:r>
      </w:del>
    </w:p>
    <w:p w14:paraId="53AA2D8A" w14:textId="77777777" w:rsidR="003F379C" w:rsidRDefault="00887B63">
      <w:pPr>
        <w:pStyle w:val="FirstParagraph"/>
        <w:rPr>
          <w:del w:id="92" w:author="Author"/>
        </w:rPr>
      </w:pPr>
      <w:del w:id="93" w:author="Author">
        <w:r>
          <w:delText>All classifiers were implemented using scikit-learn (Pedregosa et al. 2011) and XGBoost (Chen and Guestrin 2016).</w:delText>
        </w:r>
      </w:del>
    </w:p>
    <w:p w14:paraId="42A1D80E" w14:textId="77777777" w:rsidR="003F379C" w:rsidRDefault="00887B63">
      <w:pPr>
        <w:pStyle w:val="Heading3"/>
        <w:rPr>
          <w:del w:id="94" w:author="Author"/>
        </w:rPr>
      </w:pPr>
      <w:bookmarkStart w:id="95" w:name="validation"/>
      <w:bookmarkEnd w:id="82"/>
      <w:del w:id="96" w:author="Author">
        <w:r>
          <w:delText>Validation</w:delText>
        </w:r>
      </w:del>
    </w:p>
    <w:p w14:paraId="55EA7185" w14:textId="77777777" w:rsidR="003F379C" w:rsidRDefault="00887B63">
      <w:pPr>
        <w:pStyle w:val="FirstParagraph"/>
        <w:rPr>
          <w:del w:id="97" w:author="Author"/>
        </w:rPr>
      </w:pPr>
      <w:del w:id="98" w:author="Author">
        <w:r>
          <w:delText>Two validation protocols were employed:</w:delText>
        </w:r>
      </w:del>
    </w:p>
    <w:p w14:paraId="1E11CC64" w14:textId="77777777" w:rsidR="003F379C" w:rsidRDefault="00887B63">
      <w:pPr>
        <w:numPr>
          <w:ilvl w:val="0"/>
          <w:numId w:val="6"/>
        </w:numPr>
        <w:rPr>
          <w:del w:id="99" w:author="Author"/>
        </w:rPr>
      </w:pPr>
      <w:del w:id="100" w:author="Author">
        <w:r>
          <w:rPr>
            <w:b/>
            <w:bCs/>
          </w:rPr>
          <w:delText>Stratified 5-fold cross-validation</w:delText>
        </w:r>
        <w:r>
          <w:delText>, repeated across 10 random seeds, yielding 50 train–test splits per classifier. We report mean AUC, F1, and accuracy with standard deviations.</w:delText>
        </w:r>
      </w:del>
    </w:p>
    <w:p w14:paraId="2BDAE056" w14:textId="77777777" w:rsidR="003F379C" w:rsidRDefault="00887B63">
      <w:pPr>
        <w:numPr>
          <w:ilvl w:val="0"/>
          <w:numId w:val="6"/>
        </w:numPr>
        <w:rPr>
          <w:del w:id="101" w:author="Author"/>
        </w:rPr>
      </w:pPr>
      <w:del w:id="102" w:author="Author">
        <w:r>
          <w:rPr>
            <w:b/>
            <w:bCs/>
          </w:rPr>
          <w:delText>Leave-One-Language-Out (LOLO):</w:delText>
        </w:r>
        <w:r>
          <w:delText xml:space="preserve"> Each of the six languages is held out as the test set in turn, with the remaining five used for training. This tests whether the phonological fingerprint generalizes across languages rather than memorizing language-specific patterns.</w:delText>
        </w:r>
      </w:del>
    </w:p>
    <w:p w14:paraId="06DD0C14" w14:textId="77777777" w:rsidR="003F379C" w:rsidRDefault="00887B63">
      <w:pPr>
        <w:pStyle w:val="Heading3"/>
        <w:rPr>
          <w:del w:id="103" w:author="Author"/>
        </w:rPr>
      </w:pPr>
      <w:bookmarkStart w:id="104" w:name="interpretability"/>
      <w:bookmarkEnd w:id="95"/>
      <w:del w:id="105" w:author="Author">
        <w:r>
          <w:delText>Interpretability</w:delText>
        </w:r>
      </w:del>
    </w:p>
    <w:p w14:paraId="6924FDA8" w14:textId="77777777" w:rsidR="003F379C" w:rsidRDefault="00887B63">
      <w:pPr>
        <w:pStyle w:val="FirstParagraph"/>
        <w:rPr>
          <w:del w:id="106" w:author="Author"/>
        </w:rPr>
      </w:pPr>
      <w:del w:id="107" w:author="Author">
        <w:r>
          <w:delText>We used SHAP (SHapley Additive exPlanations; (Lundberg and Lee 2017)</w:delText>
        </w:r>
        <w:r>
          <w:delText>) to decompose Model B predictions into per-feature contributions, identifying which phonological properties most strongly drive substrate classification.</w:delText>
        </w:r>
      </w:del>
    </w:p>
    <w:p w14:paraId="4B23FE2E" w14:textId="77777777" w:rsidR="003F379C" w:rsidRDefault="00887B63">
      <w:pPr>
        <w:pStyle w:val="Heading2"/>
        <w:rPr>
          <w:del w:id="108" w:author="Author"/>
        </w:rPr>
      </w:pPr>
      <w:bookmarkStart w:id="109" w:name="sec:consensus"/>
      <w:bookmarkEnd w:id="55"/>
      <w:bookmarkEnd w:id="104"/>
      <w:del w:id="110" w:author="Author">
        <w:r>
          <w:delText>Cross-Method Consensus (E028)</w:delText>
        </w:r>
      </w:del>
    </w:p>
    <w:p w14:paraId="3EDB16FC" w14:textId="77777777" w:rsidR="003F379C" w:rsidRDefault="00887B63">
      <w:pPr>
        <w:pStyle w:val="FirstParagraph"/>
        <w:rPr>
          <w:del w:id="111" w:author="Author"/>
        </w:rPr>
      </w:pPr>
      <w:del w:id="112" w:author="Author">
        <w:r>
          <w:delText>To identify high-confidence substrate candidates, we cross-tabulated the rule-based (E022) and ML (E027 Model B) predictions into a four-quadrant framework:</w:delText>
        </w:r>
      </w:del>
    </w:p>
    <w:p w14:paraId="760D8714" w14:textId="77777777" w:rsidR="003F379C" w:rsidRDefault="00887B63">
      <w:pPr>
        <w:numPr>
          <w:ilvl w:val="0"/>
          <w:numId w:val="7"/>
        </w:numPr>
        <w:rPr>
          <w:del w:id="113" w:author="Author"/>
        </w:rPr>
      </w:pPr>
      <w:del w:id="114" w:author="Author">
        <w:r>
          <w:rPr>
            <w:b/>
            <w:bCs/>
          </w:rPr>
          <w:delText>CS (Consensus Substrate):</w:delText>
        </w:r>
        <w:r>
          <w:delText xml:space="preserve"> E022 residual </w:delText>
        </w:r>
        <w:r>
          <w:rPr>
            <w:smallCaps/>
          </w:rPr>
          <w:delText>and</w:delText>
        </w:r>
        <w:r>
          <w:delText xml:space="preserve"> ML P ≥ 0.5. High-confidence substrate.</w:delText>
        </w:r>
      </w:del>
    </w:p>
    <w:p w14:paraId="0003F9B0" w14:textId="77777777" w:rsidR="003F379C" w:rsidRDefault="00887B63">
      <w:pPr>
        <w:numPr>
          <w:ilvl w:val="0"/>
          <w:numId w:val="7"/>
        </w:numPr>
        <w:rPr>
          <w:del w:id="115" w:author="Author"/>
        </w:rPr>
      </w:pPr>
      <w:del w:id="116" w:author="Author">
        <w:r>
          <w:rPr>
            <w:b/>
            <w:bCs/>
          </w:rPr>
          <w:delText>CA (Consensus Austronesian):</w:delText>
        </w:r>
        <w:r>
          <w:delText xml:space="preserve"> E022 cognate </w:delText>
        </w:r>
        <w:r>
          <w:rPr>
            <w:smallCaps/>
          </w:rPr>
          <w:delText>and</w:delText>
        </w:r>
        <w:r>
          <w:delText xml:space="preserve"> ML P &lt; 0.5. High-confidence Austronesian.</w:delText>
        </w:r>
      </w:del>
    </w:p>
    <w:p w14:paraId="338E8C50" w14:textId="77777777" w:rsidR="003F379C" w:rsidRDefault="00887B63">
      <w:pPr>
        <w:numPr>
          <w:ilvl w:val="0"/>
          <w:numId w:val="7"/>
        </w:numPr>
        <w:rPr>
          <w:del w:id="117" w:author="Author"/>
        </w:rPr>
      </w:pPr>
      <w:del w:id="118" w:author="Author">
        <w:r>
          <w:rPr>
            <w:b/>
            <w:bCs/>
          </w:rPr>
          <w:delText>RO (Rule-Only):</w:delText>
        </w:r>
        <w:r>
          <w:delText xml:space="preserve"> E022 residual </w:delText>
        </w:r>
        <w:r>
          <w:rPr>
            <w:smallCaps/>
          </w:rPr>
          <w:delText>but</w:delText>
        </w:r>
        <w:r>
          <w:delText xml:space="preserve"> ML P &lt; 0.5. Probable E022 false positives.</w:delText>
        </w:r>
      </w:del>
    </w:p>
    <w:p w14:paraId="7EA99574" w14:textId="77777777" w:rsidR="003F379C" w:rsidRDefault="00887B63">
      <w:pPr>
        <w:numPr>
          <w:ilvl w:val="0"/>
          <w:numId w:val="7"/>
        </w:numPr>
        <w:rPr>
          <w:del w:id="119" w:author="Author"/>
        </w:rPr>
      </w:pPr>
      <w:del w:id="120" w:author="Author">
        <w:r>
          <w:rPr>
            <w:b/>
            <w:bCs/>
          </w:rPr>
          <w:delText>MO (ML-Only):</w:delText>
        </w:r>
        <w:r>
          <w:delText xml:space="preserve"> E022 cognate </w:delText>
        </w:r>
        <w:r>
          <w:rPr>
            <w:smallCaps/>
          </w:rPr>
          <w:delText>but</w:delText>
        </w:r>
        <w:r>
          <w:delText xml:space="preserve"> ML P ≥ 0.5. Potential missed substrates.</w:delText>
        </w:r>
      </w:del>
    </w:p>
    <w:p w14:paraId="4AD77A3D" w14:textId="77777777" w:rsidR="003F379C" w:rsidRDefault="00887B63">
      <w:pPr>
        <w:pStyle w:val="FirstParagraph"/>
        <w:rPr>
          <w:del w:id="121" w:author="Author"/>
        </w:rPr>
      </w:pPr>
      <w:del w:id="122" w:author="Author">
        <w:r>
          <w:delText>Agreement was quantified using Cohen’s κ (Cohen 1960), with Pearson and Spearman correlations between P_substrate and the E022 binary label. Following Landis and Koch (1977), we interpret κ values in the ranges: &lt; 0.20 (slight), 0.21–0.40 (fair), 0.41–0.60 (moderate), 0.61–0.80 (substantial), 0.81–1.00 (almost perfect).</w:delText>
        </w:r>
      </w:del>
    </w:p>
    <w:p w14:paraId="47795864" w14:textId="77777777" w:rsidR="003F379C" w:rsidRDefault="00887B63">
      <w:pPr>
        <w:pStyle w:val="Heading2"/>
        <w:rPr>
          <w:del w:id="123" w:author="Author"/>
        </w:rPr>
      </w:pPr>
      <w:bookmarkStart w:id="124" w:name="sec:clustering"/>
      <w:bookmarkEnd w:id="109"/>
      <w:del w:id="125" w:author="Author">
        <w:r>
          <w:delText>Phonological Clustering (E029)</w:delText>
        </w:r>
      </w:del>
    </w:p>
    <w:p w14:paraId="1540D331" w14:textId="77777777" w:rsidR="003F379C" w:rsidRDefault="00887B63">
      <w:pPr>
        <w:pStyle w:val="FirstParagraph"/>
        <w:rPr>
          <w:del w:id="126" w:author="Author"/>
        </w:rPr>
      </w:pPr>
      <w:del w:id="127" w:author="Author">
        <w:r>
          <w:delText>If the consensus substrate candidates originate from a single pre-Austronesian language, forms denoting the same concept across different Sulawesi languages should be phonologically more similar to each other than to random vocabulary. We tested this prediction as follows.</w:delText>
        </w:r>
      </w:del>
    </w:p>
    <w:p w14:paraId="72F2B0A0" w14:textId="77777777" w:rsidR="003F379C" w:rsidRDefault="00887B63">
      <w:pPr>
        <w:pStyle w:val="Heading3"/>
        <w:rPr>
          <w:del w:id="128" w:author="Author"/>
        </w:rPr>
      </w:pPr>
      <w:bookmarkStart w:id="129" w:name="distance-metric"/>
      <w:del w:id="130" w:author="Author">
        <w:r>
          <w:delText>Distance metric</w:delText>
        </w:r>
      </w:del>
    </w:p>
    <w:p w14:paraId="636EE24F" w14:textId="77777777" w:rsidR="003F379C" w:rsidRDefault="00887B63">
      <w:pPr>
        <w:pStyle w:val="FirstParagraph"/>
        <w:rPr>
          <w:del w:id="131" w:author="Author"/>
        </w:rPr>
      </w:pPr>
      <w:del w:id="132" w:author="Author">
        <w:r>
          <w:delText>Pairwise normalized Levenshtein edit distance (Levenshtein 1966) was computed over orthographic forms, yielding values from 0 (identical) to 1 (maximally different).</w:delText>
        </w:r>
      </w:del>
    </w:p>
    <w:p w14:paraId="2FECD807" w14:textId="77777777" w:rsidR="003F379C" w:rsidRDefault="00887B63">
      <w:pPr>
        <w:pStyle w:val="Heading3"/>
        <w:rPr>
          <w:del w:id="133" w:author="Author"/>
        </w:rPr>
      </w:pPr>
      <w:bookmarkStart w:id="134" w:name="clustering-algorithms"/>
      <w:bookmarkEnd w:id="129"/>
      <w:del w:id="135" w:author="Author">
        <w:r>
          <w:delText>Clustering algorithms</w:delText>
        </w:r>
      </w:del>
    </w:p>
    <w:p w14:paraId="2C284A87" w14:textId="77777777" w:rsidR="003F379C" w:rsidRDefault="00887B63">
      <w:pPr>
        <w:pStyle w:val="FirstParagraph"/>
        <w:rPr>
          <w:del w:id="136" w:author="Author"/>
        </w:rPr>
      </w:pPr>
      <w:del w:id="137" w:author="Author">
        <w:r>
          <w:delText>Two complementary approaches were applied to the 266 consensus substrates:</w:delText>
        </w:r>
      </w:del>
    </w:p>
    <w:p w14:paraId="20BFE98C" w14:textId="77777777" w:rsidR="003F379C" w:rsidRDefault="00887B63">
      <w:pPr>
        <w:numPr>
          <w:ilvl w:val="0"/>
          <w:numId w:val="8"/>
        </w:numPr>
        <w:rPr>
          <w:del w:id="138" w:author="Author"/>
        </w:rPr>
      </w:pPr>
      <w:del w:id="139" w:author="Author">
        <w:r>
          <w:rPr>
            <w:b/>
            <w:bCs/>
          </w:rPr>
          <w:delText>Ward’s hierarchical agglomerative clustering</w:delText>
        </w:r>
        <w:r>
          <w:delText xml:space="preserve"> (Ward 1963): silhouette scores were computed for k = 5 to k = 30 to identify the optimal number of clusters.</w:delText>
        </w:r>
      </w:del>
    </w:p>
    <w:p w14:paraId="7D6F64CA" w14:textId="77777777" w:rsidR="003F379C" w:rsidRDefault="00887B63">
      <w:pPr>
        <w:numPr>
          <w:ilvl w:val="0"/>
          <w:numId w:val="8"/>
        </w:numPr>
        <w:rPr>
          <w:del w:id="140" w:author="Author"/>
        </w:rPr>
      </w:pPr>
      <w:del w:id="141" w:author="Author">
        <w:r>
          <w:rPr>
            <w:b/>
            <w:bCs/>
          </w:rPr>
          <w:delText>DBSCAN</w:delText>
        </w:r>
        <w:r>
          <w:delText xml:space="preserve"> (Ester et al. 1996): density-based clustering with grid search over ε ∈ {0.3, 0.35, 0.4, 0.45, 0.5} and min_samples ∈ {3, 4, 5}.</w:delText>
        </w:r>
      </w:del>
    </w:p>
    <w:p w14:paraId="357A9DC8" w14:textId="77777777" w:rsidR="003F379C" w:rsidRDefault="00887B63">
      <w:pPr>
        <w:pStyle w:val="Heading3"/>
        <w:rPr>
          <w:del w:id="142" w:author="Author"/>
        </w:rPr>
      </w:pPr>
      <w:bookmarkStart w:id="143" w:name="cross-linguistic-cognate-test"/>
      <w:bookmarkEnd w:id="134"/>
      <w:del w:id="144" w:author="Author">
        <w:r>
          <w:delText>Cross-linguistic cognate test</w:delText>
        </w:r>
      </w:del>
    </w:p>
    <w:p w14:paraId="3C03D9FF" w14:textId="77777777" w:rsidR="003F379C" w:rsidRDefault="00887B63">
      <w:pPr>
        <w:pStyle w:val="FirstParagraph"/>
        <w:rPr>
          <w:del w:id="145" w:author="Author"/>
        </w:rPr>
      </w:pPr>
      <w:del w:id="146" w:author="Author">
        <w:r>
          <w:delText>For 20 concepts appearing as consensus substrates in three or more languages, we computed the mean pairwise Levenshtein distance across languages and compared it to a null distribution of 1,000 random concept forms from the same languages. A one-tailed test assessed whether substrate forms are more similar (lower distance) than random forms, as expected under the shared-substrate hypothesis.</w:delText>
        </w:r>
      </w:del>
    </w:p>
    <w:p w14:paraId="60D9F7E2" w14:textId="77777777" w:rsidR="005D4CE5" w:rsidRDefault="00887B63">
      <w:pPr>
        <w:pStyle w:val="OLarticletitle"/>
        <w:rPr>
          <w:ins w:id="147" w:author="Author"/>
        </w:rPr>
      </w:pPr>
      <w:bookmarkStart w:id="148" w:name="results"/>
      <w:bookmarkEnd w:id="27"/>
      <w:bookmarkEnd w:id="124"/>
      <w:bookmarkEnd w:id="143"/>
      <w:moveFromRangeStart w:id="149" w:author="Author" w:name="move242359907"/>
      <w:moveFrom w:id="150" w:author="Author">
        <w:r>
          <w:t>Results</w:t>
        </w:r>
      </w:moveFrom>
      <w:moveFromRangeEnd w:id="149"/>
      <w:ins w:id="151" w:author="Author">
        <w:r>
          <w:t>Uncoded basic vocabulary in six Sulawesi word lists of the Austronesian Basic Vocabulary Database</w:t>
        </w:r>
      </w:ins>
    </w:p>
    <w:p w14:paraId="25079170" w14:textId="77777777" w:rsidR="005D4CE5" w:rsidRDefault="00887B63">
      <w:pPr>
        <w:pStyle w:val="OLauthorname"/>
        <w:rPr>
          <w:ins w:id="152" w:author="Author"/>
        </w:rPr>
      </w:pPr>
      <w:ins w:id="153" w:author="Author">
        <w:r>
          <w:t>[Authors anonymised for review]</w:t>
        </w:r>
      </w:ins>
    </w:p>
    <w:p w14:paraId="2E634497" w14:textId="77777777" w:rsidR="005D4CE5" w:rsidRDefault="00887B63">
      <w:pPr>
        <w:pStyle w:val="OLauthoraffiliation"/>
        <w:rPr>
          <w:ins w:id="154" w:author="Author"/>
        </w:rPr>
      </w:pPr>
      <w:ins w:id="155" w:author="Author">
        <w:r>
          <w:t>[Affiliations anonymised for review]</w:t>
        </w:r>
      </w:ins>
    </w:p>
    <w:p w14:paraId="314B1299" w14:textId="77777777" w:rsidR="005D4CE5" w:rsidRDefault="00887B63">
      <w:pPr>
        <w:pStyle w:val="OLabstract"/>
        <w:rPr>
          <w:ins w:id="156" w:author="Author"/>
        </w:rPr>
      </w:pPr>
      <w:ins w:id="157" w:author="Author">
        <w:r>
          <w:t>In the Austronesian Basic Vocabulary Database (ABVD), part of every Sulawesi word list carries no cognate-set assignment, often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 forms are about one character longer, m</w:t>
        </w:r>
        <w:r>
          <w:t>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ins>
    </w:p>
    <w:p w14:paraId="281544D6" w14:textId="77777777" w:rsidR="005D4CE5" w:rsidRDefault="00887B63">
      <w:pPr>
        <w:pStyle w:val="OLabstract"/>
        <w:rPr>
          <w:ins w:id="158" w:author="Author"/>
        </w:rPr>
      </w:pPr>
      <w:ins w:id="159" w:author="Author">
        <w:r>
          <w:t>Keywords: Sulawesi languages, Austronesian Basic Vocabulary Database, cognate coding, Makasar, Tolaki, substrate, classification</w:t>
        </w:r>
      </w:ins>
    </w:p>
    <w:p w14:paraId="7ACEEB64" w14:textId="77777777" w:rsidR="003F379C" w:rsidRDefault="003F379C">
      <w:pPr>
        <w:pStyle w:val="Heading1"/>
        <w:rPr>
          <w:del w:id="160" w:author="Author"/>
        </w:rPr>
      </w:pPr>
    </w:p>
    <w:p w14:paraId="6F2960C6" w14:textId="77777777" w:rsidR="003F379C" w:rsidRDefault="00887B63">
      <w:pPr>
        <w:pStyle w:val="Heading2"/>
        <w:rPr>
          <w:del w:id="161" w:author="Author"/>
        </w:rPr>
      </w:pPr>
      <w:bookmarkStart w:id="162" w:name="sec:results_e022"/>
      <w:del w:id="163" w:author="Author">
        <w:r>
          <w:delText>Rule-Based Residuals</w:delText>
        </w:r>
      </w:del>
    </w:p>
    <w:p w14:paraId="2172791A" w14:textId="77777777" w:rsidR="003F379C" w:rsidRDefault="00887B63">
      <w:pPr>
        <w:pStyle w:val="FirstParagraph"/>
        <w:rPr>
          <w:del w:id="164" w:author="Author"/>
        </w:rPr>
      </w:pPr>
      <w:del w:id="165" w:author="Author">
        <w:r>
          <w:delText>Table </w:delText>
        </w:r>
        <w:r>
          <w:fldChar w:fldCharType="begin"/>
        </w:r>
        <w:r>
          <w:delInstrText>HYPERLINK \l "tab:residuals" \h</w:delInstrText>
        </w:r>
        <w:r>
          <w:fldChar w:fldCharType="separate"/>
        </w:r>
        <w:r>
          <w:rPr>
            <w:rStyle w:val="Hyperlink"/>
          </w:rPr>
          <w:delText>1</w:delText>
        </w:r>
        <w:r>
          <w:fldChar w:fldCharType="end"/>
        </w:r>
        <w:r>
          <w:delText xml:space="preserve"> </w:delText>
        </w:r>
        <w:r>
          <w:delText>presents per-language residual rates after cognate subtraction with Proto-Austronesian cross-checking.</w:delText>
        </w:r>
      </w:del>
    </w:p>
    <w:p w14:paraId="3F9CA6F3" w14:textId="77777777" w:rsidR="003F379C" w:rsidRDefault="00887B63">
      <w:pPr>
        <w:pStyle w:val="TableCaption"/>
        <w:rPr>
          <w:del w:id="166" w:author="Author"/>
        </w:rPr>
      </w:pPr>
      <w:bookmarkStart w:id="167" w:name="tab:residuals"/>
      <w:del w:id="168" w:author="Author">
        <w:r>
          <w:delText>Per-language residual rates after rule-based cognate subtraction (E022).</w:delText>
        </w:r>
      </w:del>
    </w:p>
    <w:p w14:paraId="52FE83A2" w14:textId="77777777" w:rsidR="005D4CE5" w:rsidRDefault="00887B63">
      <w:pPr>
        <w:pStyle w:val="OLheadingA-level"/>
        <w:rPr>
          <w:ins w:id="169" w:author="Author"/>
        </w:rPr>
      </w:pPr>
      <w:moveToRangeStart w:id="170" w:author="Author" w:name="move242359905"/>
      <w:moveTo w:id="171" w:author="Author">
        <w:r>
          <w:t>Introduction</w:t>
        </w:r>
      </w:moveTo>
      <w:moveToRangeEnd w:id="170"/>
      <w:ins w:id="172" w:author="Author">
        <w:r>
          <w:t>.</w:t>
        </w:r>
      </w:ins>
    </w:p>
    <w:p w14:paraId="090CB90B" w14:textId="77777777" w:rsidR="005D4CE5" w:rsidRDefault="00887B63">
      <w:pPr>
        <w:pStyle w:val="OLtext"/>
        <w:rPr>
          <w:ins w:id="173" w:author="Author"/>
        </w:rPr>
      </w:pPr>
      <w:ins w:id="174" w:author="Author">
        <w:r>
          <w:t>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w:t>
        </w:r>
        <w:r>
          <w:t>nge and coinage, preferred a non-Austronesian substratum as their source. For Sulawesi the reading has been attached above all to Makasar. Lexicostatistical counts have long shown Makasar, with Konjo and Selayar, as the most divergent part of the South Sulawesi group (Mills 1975:491; Sirk 1989:71); whether a substratum lies behind the divergence has been raised and left open (Bulbeck 1992); and Bulbeck, Pasqua, and Di Lello (2000:103), citing a retention figure of 38 percent from Proto-Malayo-Polynesian, de</w:t>
        </w:r>
        <w:r>
          <w:t>scribe the remaining 62 percent of the basic vocabulary as open to investigation as borrowing from pre-Austronesian, possibly Toalean, languages.</w:t>
        </w:r>
      </w:ins>
    </w:p>
    <w:p w14:paraId="482390A5" w14:textId="77777777" w:rsidR="005D4CE5" w:rsidRDefault="00887B63">
      <w:pPr>
        <w:pStyle w:val="OLtextindented"/>
        <w:rPr>
          <w:ins w:id="175" w:author="Author"/>
        </w:rPr>
      </w:pPr>
      <w:ins w:id="176" w:author="Autho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w:t>
        </w:r>
        <w:r>
          <w:t>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ins>
    </w:p>
    <w:p w14:paraId="1770E5E2" w14:textId="77777777" w:rsidR="005D4CE5" w:rsidRDefault="00887B63">
      <w:pPr>
        <w:pStyle w:val="OLtextindented"/>
        <w:rPr>
          <w:ins w:id="177" w:author="Author"/>
        </w:rPr>
      </w:pPr>
      <w:ins w:id="178" w:author="Author">
        <w:r>
          <w:t>Sulawesi is a suitable place to ask. Blust (2013:82) lists eleven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w:t>
        </w:r>
        <w:r>
          <w:t>Tolaki</w:t>
        </w:r>
        <w:r>
          <w:t>, Muna-Buton and Wotu-Wolio but not South Sulawesi, with some branches called tentative. Our six lists represent four of these groups: South Sulawesi (Bugis, Makasar, Sa'dan Toraja), Muna-Buton (Muna), Wotu-Wolio (</w:t>
        </w:r>
        <w:r>
          <w:t>Wolio</w:t>
        </w:r>
        <w:r>
          <w:t>) and Bungku-Tolaki (Tolaki). Three of the four fall inside the proposed Celebic supergroup, a point we return to when similarity across lists is discussed.</w:t>
        </w:r>
      </w:ins>
    </w:p>
    <w:p w14:paraId="612FBDB5" w14:textId="77777777" w:rsidR="005D4CE5" w:rsidRDefault="00887B63">
      <w:pPr>
        <w:pStyle w:val="OLtextindented"/>
        <w:rPr>
          <w:ins w:id="179" w:author="Author"/>
        </w:rPr>
      </w:pPr>
      <w:ins w:id="180" w:author="Autho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ins>
    </w:p>
    <w:p w14:paraId="7F8DA1D7" w14:textId="77777777" w:rsidR="005D4CE5" w:rsidRDefault="00887B63">
      <w:pPr>
        <w:pStyle w:val="OLtextindented"/>
        <w:rPr>
          <w:ins w:id="181" w:author="Author"/>
        </w:rPr>
      </w:pPr>
      <w:ins w:id="182" w:author="Autho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w:t>
        </w:r>
        <w:r>
          <w:t>D with the released scripts and files, and the limits of each are stated with its result. Section 2 describes the data, the label, the inputs and the tests; section 3 gives the results in eight short parts; section 4 discusses what they do and do not show; section 5 concludes.</w:t>
        </w:r>
      </w:ins>
    </w:p>
    <w:p w14:paraId="7786B42E" w14:textId="77777777" w:rsidR="005D4CE5" w:rsidRDefault="00887B63">
      <w:pPr>
        <w:pStyle w:val="OLheadingA-level"/>
        <w:rPr>
          <w:ins w:id="183" w:author="Author"/>
        </w:rPr>
      </w:pPr>
      <w:moveToRangeStart w:id="184" w:author="Author" w:name="move242359906"/>
      <w:moveTo w:id="185" w:author="Author">
        <w:r>
          <w:t>Data</w:t>
        </w:r>
      </w:moveTo>
      <w:moveToRangeEnd w:id="184"/>
      <w:ins w:id="186" w:author="Author">
        <w:r>
          <w:t xml:space="preserve"> and methods.</w:t>
        </w:r>
      </w:ins>
    </w:p>
    <w:p w14:paraId="05BB4B51" w14:textId="77777777" w:rsidR="005D4CE5" w:rsidRDefault="00887B63">
      <w:pPr>
        <w:pStyle w:val="OLheadingB-level"/>
        <w:rPr>
          <w:ins w:id="187" w:author="Author"/>
        </w:rPr>
      </w:pPr>
      <w:ins w:id="188" w:author="Author">
        <w:r>
          <w:t>Data.</w:t>
        </w:r>
      </w:ins>
    </w:p>
    <w:p w14:paraId="7D45069D" w14:textId="77777777" w:rsidR="005D4CE5" w:rsidRDefault="00887B63">
      <w:pPr>
        <w:pStyle w:val="OLtext"/>
        <w:rPr>
          <w:ins w:id="189" w:author="Author"/>
        </w:rPr>
      </w:pPr>
      <w:ins w:id="190" w:author="Author">
        <w:r>
          <w:t xml:space="preserve">The data are six word lists of the ABVD, in the lexibank/abvd CLDF release at repository state 917c5a5 (7 October 2025; license CC BY 4.0): Muna (ABVD list 27; 219 forms; compiled from van den Berg), </w:t>
        </w:r>
        <w:r>
          <w:t>Bugis</w:t>
        </w:r>
        <w:r>
          <w:t xml:space="preserve"> (48; 242 forms; Soppeng dialect, recopied from Zainuddin Taha with additions from Fachruddin Ambo Enre and Mills 1975), Makasar (166; 217 forms; Abd. Rajab), Wolio (192; 254 forms; J. C. Anceaux), Sa'dan Toraja (226; 216 forms; ABVD's list "Tae' (S. 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ins>
    </w:p>
    <w:p w14:paraId="5C1BAAF9" w14:textId="77777777" w:rsidR="005D4CE5" w:rsidRDefault="00887B63">
      <w:pPr>
        <w:pStyle w:val="OLtextindented"/>
        <w:rPr>
          <w:ins w:id="191" w:author="Author"/>
        </w:rPr>
      </w:pPr>
      <w:ins w:id="192" w:author="Author">
        <w:r>
          <w:t>ABVD's meaning list has 210 items. The six lists cover between 200 and 210 of them, and a meaning can have more than one form in a list: 117 of the 1,357 rows are a second or third form for their meaning. Every count in this paper is therefore a count of forms, with one exception noted in section 2.6, where the Makasar comparison is made by meaning. The 210-item list is ABVD's own, and we do not call it a Swadesh list. For the computation of the inputs described in section 2.3, bracketed additions by the co</w:t>
        </w:r>
        <w:r>
          <w:t>mpiler, leading and trailing punctuation and stray spaces were removed from the written form; the released files give the form exactly as ABVD records it.</w:t>
        </w:r>
      </w:ins>
    </w:p>
    <w:p w14:paraId="2C7AE8B3" w14:textId="77777777" w:rsidR="005D4CE5" w:rsidRDefault="00887B63">
      <w:pPr>
        <w:pStyle w:val="OLheadingB-level"/>
        <w:rPr>
          <w:ins w:id="193" w:author="Author"/>
        </w:rPr>
      </w:pPr>
      <w:ins w:id="194" w:author="Author">
        <w:r>
          <w:t>The label.</w:t>
        </w:r>
      </w:ins>
    </w:p>
    <w:p w14:paraId="023DF77E" w14:textId="77777777" w:rsidR="005D4CE5" w:rsidRDefault="00887B63">
      <w:pPr>
        <w:pStyle w:val="OLtext"/>
        <w:rPr>
          <w:ins w:id="195" w:author="Author"/>
        </w:rPr>
      </w:pPr>
      <w:ins w:id="196" w:author="Author">
        <w:r>
          <w:t xml:space="preserve">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ins>
    </w:p>
    <w:p w14:paraId="1E4C55CC" w14:textId="77777777" w:rsidR="005D4CE5" w:rsidRDefault="00887B63">
      <w:pPr>
        <w:pStyle w:val="OLtextindented"/>
        <w:rPr>
          <w:ins w:id="197" w:author="Author"/>
        </w:rPr>
      </w:pPr>
      <w:ins w:id="198" w:author="Author">
        <w:r>
          <w:t xml:space="preserve">Two points about this label matter for everything that follows. First, a cognate-set number records that ABVD's editors grouped a form with other forms. It is not a finding of inheritance. ABVD flags loans only occasionally; eleven forms in these six lists carry its loan flag (Muna 2, Bugis 1, Makasar 1, Wolio 2, Tolaki 5, none in the Sa'dan Toraja list), and five of the eleven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w:t>
        </w:r>
        <w:r>
          <w:t>Muna</w:t>
        </w:r>
        <w:r>
          <w:t xml:space="preserve">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w:t>
        </w:r>
        <w:r>
          <w:t>list in this way (no form). The label is thus not the same kind of thing in every list, and "uncoded" is not an upper bound on anything: a form of non-Austronesian or borrowed origin can carry a set number, and an inherited form can lack one.</w:t>
        </w:r>
      </w:ins>
    </w:p>
    <w:p w14:paraId="71842F5A" w14:textId="77777777" w:rsidR="005D4CE5" w:rsidRDefault="00887B63">
      <w:pPr>
        <w:pStyle w:val="OLheadingB-level"/>
        <w:rPr>
          <w:ins w:id="199" w:author="Author"/>
        </w:rPr>
      </w:pPr>
      <w:ins w:id="200" w:author="Author">
        <w:r>
          <w:t>Inputs of the classifier.</w:t>
        </w:r>
      </w:ins>
    </w:p>
    <w:p w14:paraId="77198208" w14:textId="77777777" w:rsidR="005D4CE5" w:rsidRDefault="00887B63">
      <w:pPr>
        <w:pStyle w:val="OLtext"/>
        <w:rPr>
          <w:ins w:id="201" w:author="Author"/>
        </w:rPr>
      </w:pPr>
      <w:ins w:id="202" w:author="Author">
        <w:r>
          <w:t xml:space="preserve">Twenty-five inputs are computed for every form, seventeen from the written form and eight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test stricter versions of each in section 3.5.</w:t>
        </w:r>
      </w:ins>
    </w:p>
    <w:p w14:paraId="289E744E" w14:textId="77777777" w:rsidR="005D4CE5" w:rsidRDefault="00887B63">
      <w:pPr>
        <w:pStyle w:val="OLtextindented"/>
        <w:rPr>
          <w:ins w:id="203" w:author="Author"/>
        </w:rPr>
      </w:pPr>
      <w:ins w:id="204" w:author="Autho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w:t>
        </w:r>
        <w:r>
          <w:t>bout it (Section 3.5). An earlier version used such an input, an integer that numbered the six lists; it was the strongest input of that model and has been removed. Table 5 lists the inputs that matter with their observed values.</w:t>
        </w:r>
      </w:ins>
    </w:p>
    <w:p w14:paraId="61E09080" w14:textId="77777777" w:rsidR="005D4CE5" w:rsidRDefault="00887B63">
      <w:pPr>
        <w:pStyle w:val="OLheadingB-level"/>
        <w:rPr>
          <w:ins w:id="205" w:author="Author"/>
        </w:rPr>
      </w:pPr>
      <w:ins w:id="206" w:author="Author">
        <w:r>
          <w:t>The classifier.</w:t>
        </w:r>
      </w:ins>
    </w:p>
    <w:p w14:paraId="7F14793B" w14:textId="77777777" w:rsidR="005D4CE5" w:rsidRDefault="00887B63">
      <w:pPr>
        <w:pStyle w:val="OLtext"/>
        <w:rPr>
          <w:ins w:id="207" w:author="Author"/>
        </w:rPr>
      </w:pPr>
      <w:ins w:id="208" w:author="Author">
        <w:r>
          <w:t xml:space="preserve">A classifier is a statistical procedure that is given forms whose class is known, here coded or uncoded, learns which combinations of the inputs go with each class, and then gives any form a score for belonging to one of them. The main classifier is gradient-boosted decision trees (XGBoost; Chen and Guestrin 2016) with 300 trees of depth four and a learning rate of 0.05, trained without class weighting to separate uncoded from coded forms; the score it gives a form is its estimated probability of belonging </w:t>
        </w:r>
        <w:r>
          <w:t>to the uncoded class, so a higher score means a form that looks more like the uncoded forms. A random forest (Breiman 2001) and a logistic regression, both from scikit-learn (Pedregosa et al. 2011) and both with the two classes weighted equally, were run on the same inputs to see whether the ranking depends on the choice of method; the equal weighting is why their recall is higher and their accuracy lower in table 3. The size of each input's contribution to the predictions is summarized by SHAP (Shapley add</w:t>
        </w:r>
        <w:r>
          <w:t>itive explanations) values (Lundberg and Lee 2017): each prediction is attributed to the inputs, and the mean of the absolute attributions over all forms is an input's average contribution, shown in figure 1. An arrow beside a bar in that figure gives the direction of the input, that is, the sign of the correlation over all forms between the input's value and its attribution; a dot is printed where that correlation is below 0.3 in absolute value. Software: Python 3.11, scikit-learn 1.8.0, xgboost 3.0.3, sha</w:t>
        </w:r>
        <w:r>
          <w:t>p 0.50.0.</w:t>
        </w:r>
      </w:ins>
    </w:p>
    <w:p w14:paraId="4F7BBA81" w14:textId="77777777" w:rsidR="005D4CE5" w:rsidRDefault="00887B63">
      <w:pPr>
        <w:pStyle w:val="OLheadingB-level"/>
        <w:rPr>
          <w:ins w:id="209" w:author="Author"/>
        </w:rPr>
      </w:pPr>
      <w:ins w:id="210" w:author="Author">
        <w:r>
          <w:t>How the classifier is assessed.</w:t>
        </w:r>
      </w:ins>
    </w:p>
    <w:p w14:paraId="58AEBA42" w14:textId="77777777" w:rsidR="005D4CE5" w:rsidRDefault="00887B63">
      <w:pPr>
        <w:pStyle w:val="OLtext"/>
        <w:rPr>
          <w:ins w:id="211" w:author="Author"/>
        </w:rPr>
      </w:pPr>
      <w:ins w:id="212" w:author="Author">
        <w:r>
          <w:t xml:space="preserve">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ten times with different divisions, giving fifty test sets. In the held-out-list assessment the model is trained on five lists and scores the sixth, once </w:t>
        </w:r>
        <w:r>
          <w:t>for each list. The second assessment is what "generalizes across Sulawesi languages" means concretely: a model that has never seen a Tolaki form is asked to rank the Tolaki forms.</w:t>
        </w:r>
      </w:ins>
    </w:p>
    <w:p w14:paraId="422C562F" w14:textId="77777777" w:rsidR="005D4CE5" w:rsidRDefault="00887B63">
      <w:pPr>
        <w:pStyle w:val="OLtextindented"/>
        <w:rPr>
          <w:ins w:id="213" w:author="Author"/>
        </w:rPr>
      </w:pPr>
      <w:ins w:id="214" w:author="Autho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w:t>
        </w:r>
        <w:r>
          <w:t>curacy, the share of forms placed in the right class at a score threshold of 0.5, together with the accuracy of the trivial rule that calls every form coded (0.677), and the precision, recall and F1 score of the uncoded class: precision is the share of the forms scored 0.5 or more that are uncoded, recall is the share of the uncoded forms that are scored 0.5 or more, and the F1 score is the harmonic mean of the two, which is high only when both are. Two further baselines matter: a model given only the ident</w:t>
        </w:r>
        <w:r>
          <w:t>ity of the source list reaches an AUC of 0.680, and a model given only the eight meaning inputs reaches 0.646.</w:t>
        </w:r>
      </w:ins>
    </w:p>
    <w:p w14:paraId="39F32B9B" w14:textId="77777777" w:rsidR="005D4CE5" w:rsidRDefault="00887B63">
      <w:pPr>
        <w:pStyle w:val="OLtextindented"/>
        <w:rPr>
          <w:ins w:id="215" w:author="Author"/>
        </w:rPr>
      </w:pPr>
      <w:ins w:id="216" w:author="Author">
        <w:r>
          <w:t>Variation is reported as the standard deviation of the AUC over the ten repetition means and over the fifty test sets; these are measures of the stability of the procedure, not confidence intervals. A bootstrap over forms of the pooled out-of-sample scores (which average the ten repetitions and so run slightly higher, 0.737 [0.709, 0.766] for the full model) gives an interval of about plus or minus 0.03; it leaves out the variation of training. For the held-out-list assessment we also give, for each list, t</w:t>
        </w:r>
        <w:r>
          <w:t>he accuracy of the majority answer for that list, since a classifier can be worse than that answer.</w:t>
        </w:r>
      </w:ins>
    </w:p>
    <w:p w14:paraId="40DCADAE" w14:textId="77777777" w:rsidR="005D4CE5" w:rsidRDefault="00887B63">
      <w:pPr>
        <w:pStyle w:val="OLheadingB-level"/>
        <w:rPr>
          <w:ins w:id="217" w:author="Author"/>
        </w:rPr>
      </w:pPr>
      <w:ins w:id="218" w:author="Author">
        <w:r>
          <w:t>The three checks and the spelling tests.</w:t>
        </w:r>
      </w:ins>
    </w:p>
    <w:p w14:paraId="6CFFB3EA" w14:textId="77777777" w:rsidR="005D4CE5" w:rsidRDefault="00887B63">
      <w:pPr>
        <w:pStyle w:val="OLtext"/>
        <w:rPr>
          <w:ins w:id="219" w:author="Author"/>
        </w:rPr>
      </w:pPr>
      <w:ins w:id="220" w:author="Author">
        <w:r>
          <w:t xml:space="preserve">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The same is done for Bugis, Sa'dan Toraja, Wolio, Muna and Tolaki.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mat</w:t>
        </w:r>
        <w:r>
          <w: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Makasar forms, against the PMP entry and against the Bugis a</w:t>
        </w:r>
        <w:r>
          <w:t xml:space="preserve">nd Sa'dan Toraja forms of the same meaning.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compared with its distribution when the meaning labels of the uncoded forms are shuffled within each list (10,000 permutations); the number of look-alike pairs at the 0.34 threshold is counted beside it. Numerals are excluded from the primary set because decimal compounds are transparent across the lists. The coded forms, paired in the same way, serve as a positive control.</w:t>
        </w:r>
        <w:r>
          <w:t xml:space="preserve"> The decision rules for the three-class count, the look-alike screens, this test and the spelling tests below were written down before the runs, on the same day and by the same analyst; none was registered externally.</w:t>
        </w:r>
      </w:ins>
    </w:p>
    <w:p w14:paraId="28A611B1" w14:textId="77777777" w:rsidR="005D4CE5" w:rsidRDefault="00887B63">
      <w:pPr>
        <w:pStyle w:val="OLtextindented"/>
        <w:rPr>
          <w:ins w:id="221" w:author="Author"/>
        </w:rPr>
      </w:pPr>
      <w:ins w:id="222" w:author="Autho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ins>
    </w:p>
    <w:p w14:paraId="06018C8B" w14:textId="77777777" w:rsidR="005D4CE5" w:rsidRDefault="00887B63">
      <w:pPr>
        <w:pStyle w:val="OLcaption"/>
        <w:rPr>
          <w:ins w:id="223" w:author="Author"/>
        </w:rPr>
      </w:pPr>
      <w:ins w:id="224" w:author="Author">
        <w:r>
          <w:t>FIGURE 2. THE WORKFLOW OF THE STUDY: DATA, LABEL, INPUTS, CLASSIFIER, AND THE THREE CHECKS ON WHAT "UNCODED" MEANS</w:t>
        </w:r>
      </w:ins>
    </w:p>
    <w:p w14:paraId="047970CA" w14:textId="77777777" w:rsidR="005D4CE5" w:rsidRDefault="00887B63">
      <w:pPr>
        <w:pStyle w:val="OLtext"/>
        <w:rPr>
          <w:ins w:id="225" w:author="Author"/>
        </w:rPr>
      </w:pPr>
      <w:ins w:id="226" w:author="Author">
        <w:r>
          <w:rPr>
            <w:highlight w:val="yellow"/>
          </w:rPr>
          <w:t>[Figure 2 about here — separate file]</w:t>
        </w:r>
      </w:ins>
    </w:p>
    <w:p w14:paraId="41E8A304" w14:textId="77777777" w:rsidR="005D4CE5" w:rsidRDefault="005D4CE5">
      <w:pPr>
        <w:pStyle w:val="OL3ptseparator"/>
        <w:rPr>
          <w:ins w:id="227" w:author="Author"/>
        </w:rPr>
      </w:pPr>
    </w:p>
    <w:p w14:paraId="14C29BAF" w14:textId="77777777" w:rsidR="005D4CE5" w:rsidRDefault="00887B63">
      <w:pPr>
        <w:pStyle w:val="OLheadingA-level"/>
        <w:rPr>
          <w:ins w:id="228" w:author="Author"/>
        </w:rPr>
      </w:pPr>
      <w:moveToRangeStart w:id="229" w:author="Author" w:name="move242359907"/>
      <w:moveTo w:id="230" w:author="Author">
        <w:r>
          <w:t>Results</w:t>
        </w:r>
      </w:moveTo>
      <w:moveToRangeEnd w:id="229"/>
      <w:ins w:id="231" w:author="Author">
        <w:r>
          <w:t>.</w:t>
        </w:r>
      </w:ins>
    </w:p>
    <w:p w14:paraId="08DB4A24" w14:textId="77777777" w:rsidR="005D4CE5" w:rsidRDefault="00887B63">
      <w:pPr>
        <w:pStyle w:val="OLheadingB-level"/>
        <w:rPr>
          <w:ins w:id="232" w:author="Author"/>
        </w:rPr>
      </w:pPr>
      <w:ins w:id="233" w:author="Author">
        <w:r>
          <w:t>How many forms are uncoded.</w:t>
        </w:r>
      </w:ins>
    </w:p>
    <w:p w14:paraId="5FB7F814" w14:textId="77777777" w:rsidR="005D4CE5" w:rsidRDefault="00887B63">
      <w:pPr>
        <w:pStyle w:val="OLtext"/>
        <w:rPr>
          <w:ins w:id="234" w:author="Author"/>
        </w:rPr>
      </w:pPr>
      <w:ins w:id="235" w:author="Author">
        <w:r>
          <w:t>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ins>
    </w:p>
    <w:p w14:paraId="2FB50F87" w14:textId="77777777" w:rsidR="005D4CE5" w:rsidRDefault="00887B63">
      <w:pPr>
        <w:pStyle w:val="OLcaption"/>
        <w:rPr>
          <w:ins w:id="236" w:author="Author"/>
        </w:rPr>
      </w:pPr>
      <w:ins w:id="237" w:author="Author">
        <w:r>
          <w:t>TABLE 1. THE LABEL BY LIST: FORMS WITH AND WITHOUT A COGNATE-SET NUMBER IN THE ABVD SNAPSHOT</w:t>
        </w:r>
      </w:ins>
    </w:p>
    <w:tbl>
      <w:tblPr>
        <w:tblStyle w:val="Table"/>
        <w:tblW w:w="0" w:type="auto"/>
        <w:tblLook w:val="0020" w:firstRow="1" w:lastRow="0" w:firstColumn="0" w:lastColumn="0" w:noHBand="0" w:noVBand="0"/>
        <w:tblCaption w:val="Per-language residual rates after rule-based cognate subtraction (E022)."/>
      </w:tblPr>
      <w:tblGrid>
        <w:gridCol w:w="1897"/>
        <w:gridCol w:w="1193"/>
        <w:gridCol w:w="1610"/>
        <w:gridCol w:w="1563"/>
        <w:gridCol w:w="1596"/>
        <w:gridCol w:w="1717"/>
      </w:tblGrid>
      <w:tr w:rsidR="003F379C" w14:paraId="18A81974" w14:textId="77777777" w:rsidTr="003F379C">
        <w:trPr>
          <w:cnfStyle w:val="100000000000" w:firstRow="1" w:lastRow="0" w:firstColumn="0" w:lastColumn="0" w:oddVBand="0" w:evenVBand="0" w:oddHBand="0" w:evenHBand="0" w:firstRowFirstColumn="0" w:firstRowLastColumn="0" w:lastRowFirstColumn="0" w:lastRowLastColumn="0"/>
          <w:tblHeader/>
        </w:trPr>
        <w:tc>
          <w:tcPr>
            <w:tcW w:w="0" w:type="auto"/>
          </w:tcPr>
          <w:p w14:paraId="77BD7D35" w14:textId="77777777" w:rsidR="003F379C" w:rsidRDefault="00887B63">
            <w:pPr>
              <w:pStyle w:val="Compact"/>
            </w:pPr>
            <w:ins w:id="238" w:author="Author">
              <w:r>
                <w:rPr>
                  <w:b/>
                  <w:sz w:val="16"/>
                </w:rPr>
                <w:t>List</w:t>
              </w:r>
            </w:ins>
            <w:del w:id="239" w:author="Author">
              <w:r>
                <w:delText>Language</w:delText>
              </w:r>
            </w:del>
          </w:p>
        </w:tc>
        <w:tc>
          <w:tcPr>
            <w:tcW w:w="0" w:type="auto"/>
          </w:tcPr>
          <w:p w14:paraId="3B795EA7" w14:textId="77777777" w:rsidR="003F379C" w:rsidRDefault="00887B63">
            <w:pPr>
              <w:pStyle w:val="Compact"/>
              <w:jc w:val="right"/>
            </w:pPr>
            <w:ins w:id="240" w:author="Author">
              <w:r>
                <w:rPr>
                  <w:b/>
                  <w:sz w:val="16"/>
                </w:rPr>
                <w:t>Forms</w:t>
              </w:r>
            </w:ins>
            <w:del w:id="241" w:author="Author">
              <w:r>
                <w:delText>Total</w:delText>
              </w:r>
            </w:del>
          </w:p>
        </w:tc>
        <w:tc>
          <w:tcPr>
            <w:tcW w:w="0" w:type="auto"/>
          </w:tcPr>
          <w:p w14:paraId="3A310502" w14:textId="77777777" w:rsidR="003F379C" w:rsidRDefault="00887B63">
            <w:pPr>
              <w:pStyle w:val="Compact"/>
              <w:jc w:val="right"/>
            </w:pPr>
            <w:ins w:id="242" w:author="Author">
              <w:r>
                <w:rPr>
                  <w:b/>
                  <w:sz w:val="16"/>
                </w:rPr>
                <w:t>Coded (n)</w:t>
              </w:r>
            </w:ins>
            <w:del w:id="243" w:author="Author">
              <w:r>
                <w:delText>Has Cognacy</w:delText>
              </w:r>
            </w:del>
          </w:p>
        </w:tc>
        <w:tc>
          <w:tcPr>
            <w:tcW w:w="0" w:type="auto"/>
          </w:tcPr>
          <w:p w14:paraId="0599FD7D" w14:textId="77777777" w:rsidR="003F379C" w:rsidRDefault="00887B63">
            <w:pPr>
              <w:pStyle w:val="Compact"/>
              <w:jc w:val="right"/>
            </w:pPr>
            <w:ins w:id="244" w:author="Author">
              <w:r>
                <w:rPr>
                  <w:b/>
                  <w:sz w:val="16"/>
                </w:rPr>
                <w:t>Coded (%)</w:t>
              </w:r>
            </w:ins>
            <w:del w:id="245" w:author="Author">
              <w:r>
                <w:delText>Residual</w:delText>
              </w:r>
            </w:del>
          </w:p>
        </w:tc>
        <w:tc>
          <w:tcPr>
            <w:tcW w:w="0" w:type="auto"/>
          </w:tcPr>
          <w:p w14:paraId="7F9E5D21" w14:textId="77777777" w:rsidR="003F379C" w:rsidRDefault="00887B63">
            <w:pPr>
              <w:pStyle w:val="Compact"/>
              <w:jc w:val="right"/>
            </w:pPr>
            <w:ins w:id="246" w:author="Author">
              <w:r>
                <w:rPr>
                  <w:b/>
                  <w:sz w:val="16"/>
                </w:rPr>
                <w:t>Uncoded (n)</w:t>
              </w:r>
            </w:ins>
            <w:del w:id="247" w:author="Author">
              <w:r>
                <w:delText>% Residual</w:delText>
              </w:r>
            </w:del>
          </w:p>
        </w:tc>
        <w:tc>
          <w:tcPr>
            <w:tcW w:w="0" w:type="auto"/>
          </w:tcPr>
          <w:p w14:paraId="7967A815" w14:textId="77777777" w:rsidR="003F379C" w:rsidRDefault="00887B63">
            <w:pPr>
              <w:pStyle w:val="Compact"/>
              <w:jc w:val="right"/>
            </w:pPr>
            <w:ins w:id="248" w:author="Author">
              <w:r>
                <w:rPr>
                  <w:b/>
                  <w:sz w:val="16"/>
                </w:rPr>
                <w:t>Uncoded (%)</w:t>
              </w:r>
            </w:ins>
            <w:del w:id="249" w:author="Author">
              <w:r>
                <w:delText>Coverage</w:delText>
              </w:r>
            </w:del>
          </w:p>
        </w:tc>
      </w:tr>
      <w:tr w:rsidR="003F379C" w14:paraId="07CDBB74" w14:textId="77777777">
        <w:tc>
          <w:tcPr>
            <w:tcW w:w="0" w:type="auto"/>
          </w:tcPr>
          <w:p w14:paraId="03E5394E" w14:textId="77777777" w:rsidR="003F379C" w:rsidRDefault="00887B63">
            <w:pPr>
              <w:pStyle w:val="Compact"/>
            </w:pPr>
            <w:r>
              <w:t>Muna</w:t>
            </w:r>
          </w:p>
        </w:tc>
        <w:tc>
          <w:tcPr>
            <w:tcW w:w="0" w:type="auto"/>
          </w:tcPr>
          <w:p w14:paraId="0BD427BA" w14:textId="77777777" w:rsidR="003F379C" w:rsidRDefault="00887B63">
            <w:pPr>
              <w:pStyle w:val="Compact"/>
              <w:jc w:val="right"/>
            </w:pPr>
            <w:r>
              <w:t>219</w:t>
            </w:r>
          </w:p>
        </w:tc>
        <w:tc>
          <w:tcPr>
            <w:tcW w:w="0" w:type="auto"/>
          </w:tcPr>
          <w:p w14:paraId="6504BB7F" w14:textId="77777777" w:rsidR="003F379C" w:rsidRDefault="00887B63">
            <w:pPr>
              <w:pStyle w:val="Compact"/>
              <w:jc w:val="right"/>
            </w:pPr>
            <w:r>
              <w:t>185</w:t>
            </w:r>
            <w:del w:id="250" w:author="Author">
              <w:r>
                <w:delText xml:space="preserve"> (84%)</w:delText>
              </w:r>
            </w:del>
          </w:p>
        </w:tc>
        <w:tc>
          <w:tcPr>
            <w:tcW w:w="0" w:type="auto"/>
          </w:tcPr>
          <w:p w14:paraId="0199E86F" w14:textId="77777777" w:rsidR="003F379C" w:rsidRDefault="00887B63">
            <w:pPr>
              <w:pStyle w:val="Compact"/>
              <w:jc w:val="right"/>
            </w:pPr>
            <w:ins w:id="251" w:author="Author">
              <w:r>
                <w:rPr>
                  <w:sz w:val="16"/>
                </w:rPr>
                <w:t>84.5</w:t>
              </w:r>
            </w:ins>
            <w:del w:id="252" w:author="Author">
              <w:r>
                <w:delText>26</w:delText>
              </w:r>
            </w:del>
          </w:p>
        </w:tc>
        <w:tc>
          <w:tcPr>
            <w:tcW w:w="0" w:type="auto"/>
          </w:tcPr>
          <w:p w14:paraId="08769004" w14:textId="77777777" w:rsidR="003F379C" w:rsidRDefault="00887B63">
            <w:pPr>
              <w:pStyle w:val="Compact"/>
              <w:jc w:val="right"/>
            </w:pPr>
            <w:ins w:id="253" w:author="Author">
              <w:r>
                <w:rPr>
                  <w:sz w:val="16"/>
                </w:rPr>
                <w:t>34</w:t>
              </w:r>
            </w:ins>
            <w:del w:id="254" w:author="Author">
              <w:r>
                <w:delText>11.9%</w:delText>
              </w:r>
            </w:del>
          </w:p>
        </w:tc>
        <w:tc>
          <w:tcPr>
            <w:tcW w:w="0" w:type="auto"/>
          </w:tcPr>
          <w:p w14:paraId="477FAAF1" w14:textId="77777777" w:rsidR="003F379C" w:rsidRDefault="00887B63">
            <w:pPr>
              <w:pStyle w:val="Compact"/>
              <w:jc w:val="right"/>
            </w:pPr>
            <w:ins w:id="255" w:author="Author">
              <w:r>
                <w:rPr>
                  <w:sz w:val="16"/>
                </w:rPr>
                <w:t>15.5</w:t>
              </w:r>
            </w:ins>
            <w:del w:id="256" w:author="Author">
              <w:r>
                <w:delText>84%</w:delText>
              </w:r>
            </w:del>
          </w:p>
        </w:tc>
      </w:tr>
      <w:tr w:rsidR="003F379C" w14:paraId="47B29962" w14:textId="77777777">
        <w:tc>
          <w:tcPr>
            <w:tcW w:w="0" w:type="auto"/>
          </w:tcPr>
          <w:p w14:paraId="7A9D0F7A" w14:textId="77777777" w:rsidR="003F379C" w:rsidRDefault="00887B63">
            <w:pPr>
              <w:pStyle w:val="Compact"/>
            </w:pPr>
            <w:r>
              <w:t>Bugis</w:t>
            </w:r>
          </w:p>
        </w:tc>
        <w:tc>
          <w:tcPr>
            <w:tcW w:w="0" w:type="auto"/>
          </w:tcPr>
          <w:p w14:paraId="7667C051" w14:textId="77777777" w:rsidR="003F379C" w:rsidRDefault="00887B63">
            <w:pPr>
              <w:pStyle w:val="Compact"/>
              <w:jc w:val="right"/>
            </w:pPr>
            <w:r>
              <w:t>242</w:t>
            </w:r>
          </w:p>
        </w:tc>
        <w:tc>
          <w:tcPr>
            <w:tcW w:w="0" w:type="auto"/>
          </w:tcPr>
          <w:p w14:paraId="0549CD27" w14:textId="77777777" w:rsidR="003F379C" w:rsidRDefault="00887B63">
            <w:pPr>
              <w:pStyle w:val="Compact"/>
              <w:jc w:val="right"/>
            </w:pPr>
            <w:r>
              <w:t>180</w:t>
            </w:r>
            <w:del w:id="257" w:author="Author">
              <w:r>
                <w:delText xml:space="preserve"> (74%)</w:delText>
              </w:r>
            </w:del>
          </w:p>
        </w:tc>
        <w:tc>
          <w:tcPr>
            <w:tcW w:w="0" w:type="auto"/>
          </w:tcPr>
          <w:p w14:paraId="7B501008" w14:textId="77777777" w:rsidR="003F379C" w:rsidRDefault="00887B63">
            <w:pPr>
              <w:pStyle w:val="Compact"/>
              <w:jc w:val="right"/>
            </w:pPr>
            <w:ins w:id="258" w:author="Author">
              <w:r>
                <w:rPr>
                  <w:sz w:val="16"/>
                </w:rPr>
                <w:t>74.4</w:t>
              </w:r>
            </w:ins>
            <w:del w:id="259" w:author="Author">
              <w:r>
                <w:delText>49</w:delText>
              </w:r>
            </w:del>
          </w:p>
        </w:tc>
        <w:tc>
          <w:tcPr>
            <w:tcW w:w="0" w:type="auto"/>
          </w:tcPr>
          <w:p w14:paraId="4983EBF5" w14:textId="77777777" w:rsidR="003F379C" w:rsidRDefault="00887B63">
            <w:pPr>
              <w:pStyle w:val="Compact"/>
              <w:jc w:val="right"/>
            </w:pPr>
            <w:ins w:id="260" w:author="Author">
              <w:r>
                <w:rPr>
                  <w:sz w:val="16"/>
                </w:rPr>
                <w:t>62</w:t>
              </w:r>
            </w:ins>
            <w:del w:id="261" w:author="Author">
              <w:r>
                <w:delText>20.2%</w:delText>
              </w:r>
            </w:del>
          </w:p>
        </w:tc>
        <w:tc>
          <w:tcPr>
            <w:tcW w:w="0" w:type="auto"/>
          </w:tcPr>
          <w:p w14:paraId="64FFE2F4" w14:textId="77777777" w:rsidR="003F379C" w:rsidRDefault="00887B63">
            <w:pPr>
              <w:pStyle w:val="Compact"/>
              <w:jc w:val="right"/>
            </w:pPr>
            <w:ins w:id="262" w:author="Author">
              <w:r>
                <w:rPr>
                  <w:sz w:val="16"/>
                </w:rPr>
                <w:t>25.6</w:t>
              </w:r>
            </w:ins>
            <w:del w:id="263" w:author="Author">
              <w:r>
                <w:delText>74%</w:delText>
              </w:r>
            </w:del>
          </w:p>
        </w:tc>
      </w:tr>
      <w:tr w:rsidR="003F379C" w14:paraId="110C760B" w14:textId="77777777">
        <w:tc>
          <w:tcPr>
            <w:tcW w:w="0" w:type="auto"/>
          </w:tcPr>
          <w:p w14:paraId="29B33046" w14:textId="77777777" w:rsidR="003F379C" w:rsidRDefault="00887B63">
            <w:pPr>
              <w:pStyle w:val="Compact"/>
            </w:pPr>
            <w:ins w:id="264" w:author="Author">
              <w:r>
                <w:rPr>
                  <w:sz w:val="16"/>
                </w:rPr>
                <w:t>Makasar</w:t>
              </w:r>
            </w:ins>
            <w:del w:id="265" w:author="Author">
              <w:r>
                <w:delText>Toraja-Sa’dan</w:delText>
              </w:r>
            </w:del>
          </w:p>
        </w:tc>
        <w:tc>
          <w:tcPr>
            <w:tcW w:w="0" w:type="auto"/>
          </w:tcPr>
          <w:p w14:paraId="5A4FC7F1" w14:textId="77777777" w:rsidR="003F379C" w:rsidRDefault="00887B63">
            <w:pPr>
              <w:pStyle w:val="Compact"/>
              <w:jc w:val="right"/>
            </w:pPr>
            <w:ins w:id="266" w:author="Author">
              <w:r>
                <w:rPr>
                  <w:sz w:val="16"/>
                </w:rPr>
                <w:t>217</w:t>
              </w:r>
            </w:ins>
            <w:del w:id="267" w:author="Author">
              <w:r>
                <w:delText>216</w:delText>
              </w:r>
            </w:del>
          </w:p>
        </w:tc>
        <w:tc>
          <w:tcPr>
            <w:tcW w:w="0" w:type="auto"/>
          </w:tcPr>
          <w:p w14:paraId="41B65293" w14:textId="77777777" w:rsidR="003F379C" w:rsidRDefault="00887B63">
            <w:pPr>
              <w:pStyle w:val="Compact"/>
              <w:jc w:val="right"/>
            </w:pPr>
            <w:ins w:id="268" w:author="Author">
              <w:r>
                <w:rPr>
                  <w:sz w:val="16"/>
                </w:rPr>
                <w:t>137</w:t>
              </w:r>
            </w:ins>
            <w:del w:id="269" w:author="Author">
              <w:r>
                <w:delText>171 (79%)</w:delText>
              </w:r>
            </w:del>
          </w:p>
        </w:tc>
        <w:tc>
          <w:tcPr>
            <w:tcW w:w="0" w:type="auto"/>
          </w:tcPr>
          <w:p w14:paraId="0A8AAC12" w14:textId="77777777" w:rsidR="003F379C" w:rsidRDefault="00887B63">
            <w:pPr>
              <w:pStyle w:val="Compact"/>
              <w:jc w:val="right"/>
            </w:pPr>
            <w:ins w:id="270" w:author="Author">
              <w:r>
                <w:rPr>
                  <w:sz w:val="16"/>
                </w:rPr>
                <w:t>63.1</w:t>
              </w:r>
            </w:ins>
            <w:del w:id="271" w:author="Author">
              <w:r>
                <w:delText>32</w:delText>
              </w:r>
            </w:del>
          </w:p>
        </w:tc>
        <w:tc>
          <w:tcPr>
            <w:tcW w:w="0" w:type="auto"/>
          </w:tcPr>
          <w:p w14:paraId="04F7D9C7" w14:textId="77777777" w:rsidR="003F379C" w:rsidRDefault="00887B63">
            <w:pPr>
              <w:pStyle w:val="Compact"/>
              <w:jc w:val="right"/>
            </w:pPr>
            <w:ins w:id="272" w:author="Author">
              <w:r>
                <w:rPr>
                  <w:sz w:val="16"/>
                </w:rPr>
                <w:t>80</w:t>
              </w:r>
            </w:ins>
            <w:del w:id="273" w:author="Author">
              <w:r>
                <w:delText>14.8%</w:delText>
              </w:r>
            </w:del>
          </w:p>
        </w:tc>
        <w:tc>
          <w:tcPr>
            <w:tcW w:w="0" w:type="auto"/>
          </w:tcPr>
          <w:p w14:paraId="336A535A" w14:textId="77777777" w:rsidR="003F379C" w:rsidRDefault="00887B63">
            <w:pPr>
              <w:pStyle w:val="Compact"/>
              <w:jc w:val="right"/>
            </w:pPr>
            <w:ins w:id="274" w:author="Author">
              <w:r>
                <w:rPr>
                  <w:sz w:val="16"/>
                </w:rPr>
                <w:t>36.9</w:t>
              </w:r>
            </w:ins>
            <w:del w:id="275" w:author="Author">
              <w:r>
                <w:delText>79%</w:delText>
              </w:r>
            </w:del>
          </w:p>
        </w:tc>
      </w:tr>
      <w:tr w:rsidR="003F379C" w14:paraId="7E143455" w14:textId="77777777">
        <w:tc>
          <w:tcPr>
            <w:tcW w:w="0" w:type="auto"/>
          </w:tcPr>
          <w:p w14:paraId="26194F60" w14:textId="77777777" w:rsidR="003F379C" w:rsidRDefault="00887B63">
            <w:pPr>
              <w:pStyle w:val="Compact"/>
            </w:pPr>
            <w:r>
              <w:t>Wolio</w:t>
            </w:r>
          </w:p>
        </w:tc>
        <w:tc>
          <w:tcPr>
            <w:tcW w:w="0" w:type="auto"/>
          </w:tcPr>
          <w:p w14:paraId="3406E560" w14:textId="77777777" w:rsidR="003F379C" w:rsidRDefault="00887B63">
            <w:pPr>
              <w:pStyle w:val="Compact"/>
              <w:jc w:val="right"/>
            </w:pPr>
            <w:r>
              <w:t>254</w:t>
            </w:r>
          </w:p>
        </w:tc>
        <w:tc>
          <w:tcPr>
            <w:tcW w:w="0" w:type="auto"/>
          </w:tcPr>
          <w:p w14:paraId="079A6301" w14:textId="77777777" w:rsidR="003F379C" w:rsidRDefault="00887B63">
            <w:pPr>
              <w:pStyle w:val="Compact"/>
              <w:jc w:val="right"/>
            </w:pPr>
            <w:r>
              <w:t>171</w:t>
            </w:r>
            <w:del w:id="276" w:author="Author">
              <w:r>
                <w:delText xml:space="preserve"> (67%)</w:delText>
              </w:r>
            </w:del>
          </w:p>
        </w:tc>
        <w:tc>
          <w:tcPr>
            <w:tcW w:w="0" w:type="auto"/>
          </w:tcPr>
          <w:p w14:paraId="48D4C9A5" w14:textId="77777777" w:rsidR="003F379C" w:rsidRDefault="00887B63">
            <w:pPr>
              <w:pStyle w:val="Compact"/>
              <w:jc w:val="right"/>
            </w:pPr>
            <w:ins w:id="277" w:author="Author">
              <w:r>
                <w:rPr>
                  <w:sz w:val="16"/>
                </w:rPr>
                <w:t>67.3</w:t>
              </w:r>
            </w:ins>
            <w:del w:id="278" w:author="Author">
              <w:r>
                <w:delText>68</w:delText>
              </w:r>
            </w:del>
          </w:p>
        </w:tc>
        <w:tc>
          <w:tcPr>
            <w:tcW w:w="0" w:type="auto"/>
          </w:tcPr>
          <w:p w14:paraId="2648A632" w14:textId="77777777" w:rsidR="003F379C" w:rsidRDefault="00887B63">
            <w:pPr>
              <w:pStyle w:val="Compact"/>
              <w:jc w:val="right"/>
            </w:pPr>
            <w:ins w:id="279" w:author="Author">
              <w:r>
                <w:rPr>
                  <w:sz w:val="16"/>
                </w:rPr>
                <w:t>83</w:t>
              </w:r>
            </w:ins>
            <w:del w:id="280" w:author="Author">
              <w:r>
                <w:delText>26.8%</w:delText>
              </w:r>
            </w:del>
          </w:p>
        </w:tc>
        <w:tc>
          <w:tcPr>
            <w:tcW w:w="0" w:type="auto"/>
          </w:tcPr>
          <w:p w14:paraId="4C1C8B2E" w14:textId="77777777" w:rsidR="003F379C" w:rsidRDefault="00887B63">
            <w:pPr>
              <w:pStyle w:val="Compact"/>
              <w:jc w:val="right"/>
            </w:pPr>
            <w:ins w:id="281" w:author="Author">
              <w:r>
                <w:rPr>
                  <w:sz w:val="16"/>
                </w:rPr>
                <w:t>32.7</w:t>
              </w:r>
            </w:ins>
            <w:del w:id="282" w:author="Author">
              <w:r>
                <w:delText>67%</w:delText>
              </w:r>
            </w:del>
          </w:p>
        </w:tc>
      </w:tr>
      <w:tr w:rsidR="003F379C" w14:paraId="0A8E8ABF" w14:textId="77777777">
        <w:tc>
          <w:tcPr>
            <w:tcW w:w="0" w:type="auto"/>
          </w:tcPr>
          <w:p w14:paraId="68288BCD" w14:textId="77777777" w:rsidR="003F379C" w:rsidRDefault="00887B63">
            <w:pPr>
              <w:pStyle w:val="Compact"/>
            </w:pPr>
            <w:ins w:id="283" w:author="Author">
              <w:r>
                <w:rPr>
                  <w:sz w:val="16"/>
                </w:rPr>
                <w:t>Sa'dan Toraja</w:t>
              </w:r>
            </w:ins>
            <w:del w:id="284" w:author="Author">
              <w:r>
                <w:delText>Makassar</w:delText>
              </w:r>
            </w:del>
          </w:p>
        </w:tc>
        <w:tc>
          <w:tcPr>
            <w:tcW w:w="0" w:type="auto"/>
          </w:tcPr>
          <w:p w14:paraId="7688191A" w14:textId="77777777" w:rsidR="003F379C" w:rsidRDefault="00887B63">
            <w:pPr>
              <w:pStyle w:val="Compact"/>
              <w:jc w:val="right"/>
            </w:pPr>
            <w:ins w:id="285" w:author="Author">
              <w:r>
                <w:rPr>
                  <w:sz w:val="16"/>
                </w:rPr>
                <w:t>216</w:t>
              </w:r>
            </w:ins>
            <w:del w:id="286" w:author="Author">
              <w:r>
                <w:delText>217</w:delText>
              </w:r>
            </w:del>
          </w:p>
        </w:tc>
        <w:tc>
          <w:tcPr>
            <w:tcW w:w="0" w:type="auto"/>
          </w:tcPr>
          <w:p w14:paraId="5E37EE48" w14:textId="77777777" w:rsidR="003F379C" w:rsidRDefault="00887B63">
            <w:pPr>
              <w:pStyle w:val="Compact"/>
              <w:jc w:val="right"/>
            </w:pPr>
            <w:ins w:id="287" w:author="Author">
              <w:r>
                <w:rPr>
                  <w:sz w:val="16"/>
                </w:rPr>
                <w:t>171</w:t>
              </w:r>
            </w:ins>
            <w:del w:id="288" w:author="Author">
              <w:r>
                <w:delText>137 (63%)</w:delText>
              </w:r>
            </w:del>
          </w:p>
        </w:tc>
        <w:tc>
          <w:tcPr>
            <w:tcW w:w="0" w:type="auto"/>
          </w:tcPr>
          <w:p w14:paraId="22BD3978" w14:textId="77777777" w:rsidR="003F379C" w:rsidRDefault="00887B63">
            <w:pPr>
              <w:pStyle w:val="Compact"/>
              <w:jc w:val="right"/>
            </w:pPr>
            <w:ins w:id="289" w:author="Author">
              <w:r>
                <w:rPr>
                  <w:sz w:val="16"/>
                </w:rPr>
                <w:t>79.2</w:t>
              </w:r>
            </w:ins>
            <w:del w:id="290" w:author="Author">
              <w:r>
                <w:delText>67</w:delText>
              </w:r>
            </w:del>
          </w:p>
        </w:tc>
        <w:tc>
          <w:tcPr>
            <w:tcW w:w="0" w:type="auto"/>
          </w:tcPr>
          <w:p w14:paraId="505266FE" w14:textId="77777777" w:rsidR="003F379C" w:rsidRDefault="00887B63">
            <w:pPr>
              <w:pStyle w:val="Compact"/>
              <w:jc w:val="right"/>
            </w:pPr>
            <w:ins w:id="291" w:author="Author">
              <w:r>
                <w:rPr>
                  <w:sz w:val="16"/>
                </w:rPr>
                <w:t>45</w:t>
              </w:r>
            </w:ins>
            <w:del w:id="292" w:author="Author">
              <w:r>
                <w:delText>30.9%</w:delText>
              </w:r>
            </w:del>
          </w:p>
        </w:tc>
        <w:tc>
          <w:tcPr>
            <w:tcW w:w="0" w:type="auto"/>
          </w:tcPr>
          <w:p w14:paraId="0445F32C" w14:textId="77777777" w:rsidR="003F379C" w:rsidRDefault="00887B63">
            <w:pPr>
              <w:pStyle w:val="Compact"/>
              <w:jc w:val="right"/>
            </w:pPr>
            <w:ins w:id="293" w:author="Author">
              <w:r>
                <w:rPr>
                  <w:sz w:val="16"/>
                </w:rPr>
                <w:t>20.8</w:t>
              </w:r>
            </w:ins>
            <w:del w:id="294" w:author="Author">
              <w:r>
                <w:delText>63%</w:delText>
              </w:r>
            </w:del>
          </w:p>
        </w:tc>
      </w:tr>
      <w:tr w:rsidR="003F379C" w14:paraId="24860802" w14:textId="77777777">
        <w:tc>
          <w:tcPr>
            <w:tcW w:w="0" w:type="auto"/>
          </w:tcPr>
          <w:p w14:paraId="196D77DD" w14:textId="77777777" w:rsidR="003F379C" w:rsidRDefault="00887B63">
            <w:pPr>
              <w:pStyle w:val="Compact"/>
            </w:pPr>
            <w:r>
              <w:t>Tolaki</w:t>
            </w:r>
          </w:p>
        </w:tc>
        <w:tc>
          <w:tcPr>
            <w:tcW w:w="0" w:type="auto"/>
          </w:tcPr>
          <w:p w14:paraId="179C0EC9" w14:textId="77777777" w:rsidR="003F379C" w:rsidRDefault="00887B63">
            <w:pPr>
              <w:pStyle w:val="Compact"/>
              <w:jc w:val="right"/>
            </w:pPr>
            <w:r>
              <w:t>209</w:t>
            </w:r>
          </w:p>
        </w:tc>
        <w:tc>
          <w:tcPr>
            <w:tcW w:w="0" w:type="auto"/>
          </w:tcPr>
          <w:p w14:paraId="58F00305" w14:textId="77777777" w:rsidR="003F379C" w:rsidRDefault="00887B63">
            <w:pPr>
              <w:pStyle w:val="Compact"/>
              <w:jc w:val="right"/>
            </w:pPr>
            <w:r>
              <w:t>75</w:t>
            </w:r>
            <w:del w:id="295" w:author="Author">
              <w:r>
                <w:delText xml:space="preserve"> (36%)</w:delText>
              </w:r>
            </w:del>
          </w:p>
        </w:tc>
        <w:tc>
          <w:tcPr>
            <w:tcW w:w="0" w:type="auto"/>
          </w:tcPr>
          <w:p w14:paraId="0AB0B408" w14:textId="77777777" w:rsidR="003F379C" w:rsidRDefault="00887B63">
            <w:pPr>
              <w:pStyle w:val="Compact"/>
              <w:jc w:val="right"/>
            </w:pPr>
            <w:ins w:id="296" w:author="Author">
              <w:r>
                <w:rPr>
                  <w:sz w:val="16"/>
                </w:rPr>
                <w:t>35.9</w:t>
              </w:r>
            </w:ins>
            <w:del w:id="297" w:author="Author">
              <w:r>
                <w:delText>114</w:delText>
              </w:r>
            </w:del>
          </w:p>
        </w:tc>
        <w:tc>
          <w:tcPr>
            <w:tcW w:w="0" w:type="auto"/>
          </w:tcPr>
          <w:p w14:paraId="37F748E2" w14:textId="77777777" w:rsidR="003F379C" w:rsidRDefault="00887B63">
            <w:pPr>
              <w:pStyle w:val="Compact"/>
              <w:jc w:val="right"/>
            </w:pPr>
            <w:ins w:id="298" w:author="Author">
              <w:r>
                <w:rPr>
                  <w:sz w:val="16"/>
                </w:rPr>
                <w:t>134</w:t>
              </w:r>
            </w:ins>
            <w:del w:id="299" w:author="Author">
              <w:r>
                <w:delText>54.5%</w:delText>
              </w:r>
            </w:del>
          </w:p>
        </w:tc>
        <w:tc>
          <w:tcPr>
            <w:tcW w:w="0" w:type="auto"/>
          </w:tcPr>
          <w:p w14:paraId="24B3E5DD" w14:textId="77777777" w:rsidR="003F379C" w:rsidRDefault="00887B63">
            <w:pPr>
              <w:pStyle w:val="Compact"/>
              <w:jc w:val="right"/>
            </w:pPr>
            <w:ins w:id="300" w:author="Author">
              <w:r>
                <w:rPr>
                  <w:sz w:val="16"/>
                </w:rPr>
                <w:t>64.1</w:t>
              </w:r>
            </w:ins>
            <w:del w:id="301" w:author="Author">
              <w:r>
                <w:delText>36%</w:delText>
              </w:r>
            </w:del>
          </w:p>
        </w:tc>
      </w:tr>
      <w:tr w:rsidR="003F379C" w14:paraId="5D2A7D6C" w14:textId="77777777">
        <w:tc>
          <w:tcPr>
            <w:tcW w:w="0" w:type="auto"/>
          </w:tcPr>
          <w:p w14:paraId="44EDFB75" w14:textId="77777777" w:rsidR="003F379C" w:rsidRDefault="00887B63">
            <w:pPr>
              <w:pStyle w:val="Compact"/>
            </w:pPr>
            <w:ins w:id="302" w:author="Author">
              <w:r>
                <w:rPr>
                  <w:sz w:val="16"/>
                </w:rPr>
                <w:t>All six lists</w:t>
              </w:r>
            </w:ins>
            <w:del w:id="303" w:author="Author">
              <w:r>
                <w:rPr>
                  <w:b/>
                  <w:bCs/>
                </w:rPr>
                <w:delText>Mean</w:delText>
              </w:r>
            </w:del>
          </w:p>
        </w:tc>
        <w:tc>
          <w:tcPr>
            <w:tcW w:w="0" w:type="auto"/>
          </w:tcPr>
          <w:p w14:paraId="78D4A353" w14:textId="77777777" w:rsidR="003F379C" w:rsidRDefault="00887B63">
            <w:pPr>
              <w:pStyle w:val="Compact"/>
              <w:jc w:val="right"/>
            </w:pPr>
            <w:ins w:id="304" w:author="Author">
              <w:r>
                <w:rPr>
                  <w:sz w:val="16"/>
                </w:rPr>
                <w:t>1,357</w:t>
              </w:r>
            </w:ins>
            <w:del w:id="305" w:author="Author">
              <w:r>
                <w:delText>—</w:delText>
              </w:r>
            </w:del>
          </w:p>
        </w:tc>
        <w:tc>
          <w:tcPr>
            <w:tcW w:w="0" w:type="auto"/>
          </w:tcPr>
          <w:p w14:paraId="108A8F9B" w14:textId="77777777" w:rsidR="003F379C" w:rsidRDefault="00887B63">
            <w:pPr>
              <w:pStyle w:val="Compact"/>
              <w:jc w:val="right"/>
            </w:pPr>
            <w:ins w:id="306" w:author="Author">
              <w:r>
                <w:rPr>
                  <w:sz w:val="16"/>
                </w:rPr>
                <w:t>919</w:t>
              </w:r>
            </w:ins>
            <w:del w:id="307" w:author="Author">
              <w:r>
                <w:delText>—</w:delText>
              </w:r>
            </w:del>
          </w:p>
        </w:tc>
        <w:tc>
          <w:tcPr>
            <w:tcW w:w="0" w:type="auto"/>
          </w:tcPr>
          <w:p w14:paraId="2EB3E8E1" w14:textId="77777777" w:rsidR="003F379C" w:rsidRDefault="00887B63">
            <w:pPr>
              <w:pStyle w:val="Compact"/>
              <w:jc w:val="right"/>
            </w:pPr>
            <w:ins w:id="308" w:author="Author">
              <w:r>
                <w:rPr>
                  <w:sz w:val="16"/>
                </w:rPr>
                <w:t>67.7</w:t>
              </w:r>
            </w:ins>
            <w:del w:id="309" w:author="Author">
              <w:r>
                <w:delText>—</w:delText>
              </w:r>
            </w:del>
          </w:p>
        </w:tc>
        <w:tc>
          <w:tcPr>
            <w:tcW w:w="0" w:type="auto"/>
          </w:tcPr>
          <w:p w14:paraId="46F9C2B9" w14:textId="77777777" w:rsidR="003F379C" w:rsidRDefault="00887B63">
            <w:pPr>
              <w:pStyle w:val="Compact"/>
              <w:jc w:val="right"/>
            </w:pPr>
            <w:ins w:id="310" w:author="Author">
              <w:r>
                <w:rPr>
                  <w:sz w:val="16"/>
                </w:rPr>
                <w:t>438</w:t>
              </w:r>
            </w:ins>
            <w:del w:id="311" w:author="Author">
              <w:r>
                <w:rPr>
                  <w:b/>
                  <w:bCs/>
                </w:rPr>
                <w:delText>26.5%</w:delText>
              </w:r>
            </w:del>
          </w:p>
        </w:tc>
        <w:tc>
          <w:tcPr>
            <w:tcW w:w="0" w:type="auto"/>
          </w:tcPr>
          <w:p w14:paraId="76B01BE1" w14:textId="77777777" w:rsidR="003F379C" w:rsidRDefault="00887B63">
            <w:pPr>
              <w:pStyle w:val="Compact"/>
              <w:jc w:val="right"/>
            </w:pPr>
            <w:ins w:id="312" w:author="Author">
              <w:r>
                <w:rPr>
                  <w:sz w:val="16"/>
                </w:rPr>
                <w:t>32.3</w:t>
              </w:r>
            </w:ins>
            <w:del w:id="313" w:author="Author">
              <w:r>
                <w:delText>—</w:delText>
              </w:r>
            </w:del>
          </w:p>
        </w:tc>
      </w:tr>
    </w:tbl>
    <w:bookmarkEnd w:id="167"/>
    <w:p w14:paraId="50F57361" w14:textId="77777777" w:rsidR="005D4CE5" w:rsidRDefault="00887B63">
      <w:pPr>
        <w:pStyle w:val="OLtext"/>
        <w:rPr>
          <w:ins w:id="314" w:author="Author"/>
        </w:rPr>
      </w:pPr>
      <w:ins w:id="315" w:author="Author">
        <w:r>
          <w:rPr>
            <w:sz w:val="16"/>
          </w:rPr>
          <w:t>Note. Of the 185 coded Muna forms, 44 belong only to sets whose other members are in ABVD's second Muna list (Wuna, list 147); counted as uncoded they would put Muna at 35.6 percent. The five Tolaki dialect lists are not cross-coded with the Tolaki list in this way.</w:t>
        </w:r>
      </w:ins>
    </w:p>
    <w:p w14:paraId="7358273A" w14:textId="77777777" w:rsidR="005D4CE5" w:rsidRDefault="005D4CE5">
      <w:pPr>
        <w:pStyle w:val="OL3ptseparator"/>
        <w:rPr>
          <w:ins w:id="316" w:author="Author"/>
        </w:rPr>
      </w:pPr>
    </w:p>
    <w:p w14:paraId="17E5D7DB" w14:textId="77777777" w:rsidR="005D4CE5" w:rsidRDefault="00887B63">
      <w:pPr>
        <w:pStyle w:val="OLheadingB-level"/>
        <w:rPr>
          <w:ins w:id="317" w:author="Author"/>
        </w:rPr>
      </w:pPr>
      <w:ins w:id="318" w:author="Author">
        <w:r>
          <w:t>Makasar.</w:t>
        </w:r>
      </w:ins>
    </w:p>
    <w:p w14:paraId="6796A2BB" w14:textId="77777777" w:rsidR="005D4CE5" w:rsidRDefault="00887B63">
      <w:pPr>
        <w:pStyle w:val="OLtext"/>
        <w:rPr>
          <w:ins w:id="319" w:author="Author"/>
        </w:rPr>
      </w:pPr>
      <w:ins w:id="320" w:author="Author">
        <w:r>
          <w:t xml:space="preserve">Table 2 gives, for each list, the share of meanings whose form is in the same cognate set as the PMP entry, coded in another set, or uncoded.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meaning cannot be in the set whatever its </w:t>
        </w:r>
        <w:r>
          <w:t>origin; if every uncoded Makasar meaning turned out to belong there, the share would be 74.1 percent. With ABVD's doubtful assignments counted, the first class is 42.8 percent.</w:t>
        </w:r>
      </w:ins>
    </w:p>
    <w:p w14:paraId="18EDC64A" w14:textId="77777777" w:rsidR="005D4CE5" w:rsidRDefault="00887B63">
      <w:pPr>
        <w:pStyle w:val="OLcaption"/>
        <w:rPr>
          <w:ins w:id="321" w:author="Author"/>
        </w:rPr>
      </w:pPr>
      <w:ins w:id="322" w:author="Author">
        <w:r>
          <w:t>TABLE 2. MEANINGS WITH A PROTO-MALAYO-POLYNESIAN ENTRY, BY THE CODING OF THE LIST'S FORM</w:t>
        </w:r>
      </w:ins>
    </w:p>
    <w:p w14:paraId="421A8DA6" w14:textId="77777777" w:rsidR="003F379C" w:rsidRDefault="00887B63">
      <w:pPr>
        <w:pStyle w:val="BodyText"/>
        <w:rPr>
          <w:del w:id="323" w:author="Author"/>
        </w:rPr>
      </w:pPr>
      <w:del w:id="324" w:author="Author">
        <w:r>
          <w:delText>The 26.5% average residual includes 75 forms rescued from false-positive status through Proto-Austronesian cross-checking. Eight concepts persist as residuals in 5–6 of the six languages (“if”, “to bite”, “to tie up”, “to cut/hack”, “grass”, “to throw”, “they”, “big”), representing the most robust substrate candidates.</w:delText>
        </w:r>
      </w:del>
    </w:p>
    <w:p w14:paraId="0FB8E4FC" w14:textId="77777777" w:rsidR="003F379C" w:rsidRDefault="00887B63">
      <w:pPr>
        <w:pStyle w:val="Heading2"/>
        <w:rPr>
          <w:del w:id="325" w:author="Author"/>
        </w:rPr>
      </w:pPr>
      <w:bookmarkStart w:id="326" w:name="sec:results_ml"/>
      <w:bookmarkEnd w:id="162"/>
      <w:del w:id="327" w:author="Author">
        <w:r>
          <w:delText>ML Classification</w:delText>
        </w:r>
      </w:del>
    </w:p>
    <w:p w14:paraId="43355C8E" w14:textId="77777777" w:rsidR="003F379C" w:rsidRDefault="00887B63">
      <w:pPr>
        <w:pStyle w:val="Heading3"/>
        <w:rPr>
          <w:del w:id="328" w:author="Author"/>
        </w:rPr>
      </w:pPr>
      <w:bookmarkStart w:id="329" w:name="cross-validation"/>
      <w:del w:id="330" w:author="Author">
        <w:r>
          <w:delText>Cross-validation</w:delText>
        </w:r>
      </w:del>
    </w:p>
    <w:p w14:paraId="712C9896" w14:textId="77777777" w:rsidR="003F379C" w:rsidRDefault="00887B63">
      <w:pPr>
        <w:pStyle w:val="FirstParagraph"/>
        <w:rPr>
          <w:del w:id="331" w:author="Author"/>
        </w:rPr>
      </w:pPr>
      <w:del w:id="332" w:author="Author">
        <w:r>
          <w:delText>Table </w:delText>
        </w:r>
        <w:r>
          <w:fldChar w:fldCharType="begin"/>
        </w:r>
        <w:r>
          <w:delInstrText>HYPERLINK \l "tab:cv_results" \h</w:delInstrText>
        </w:r>
        <w:r>
          <w:fldChar w:fldCharType="separate"/>
        </w:r>
        <w:r>
          <w:rPr>
            <w:rStyle w:val="Hyperlink"/>
          </w:rPr>
          <w:delText>2</w:delText>
        </w:r>
        <w:r>
          <w:fldChar w:fldCharType="end"/>
        </w:r>
        <w:r>
          <w:delText xml:space="preserve"> presents stratified 5-fold cross-validation results across 10 random seeds for both models.</w:delText>
        </w:r>
      </w:del>
    </w:p>
    <w:p w14:paraId="56E6AD00" w14:textId="77777777" w:rsidR="003F379C" w:rsidRDefault="00887B63">
      <w:pPr>
        <w:pStyle w:val="TableCaption"/>
        <w:rPr>
          <w:del w:id="333" w:author="Author"/>
        </w:rPr>
      </w:pPr>
      <w:bookmarkStart w:id="334" w:name="tab:cv_results"/>
      <w:del w:id="335" w:author="Author">
        <w:r>
          <w:delText>Stratified 5-fold CV results (× 10 seeds). Model A includes cognacy features (circular baseline); Model B uses only phonological features (scientific claim).</w:delText>
        </w:r>
      </w:del>
    </w:p>
    <w:tbl>
      <w:tblPr>
        <w:tblStyle w:val="Table"/>
        <w:tblW w:w="0" w:type="auto"/>
        <w:tblLook w:val="0020" w:firstRow="1" w:lastRow="0" w:firstColumn="0" w:lastColumn="0" w:noHBand="0" w:noVBand="0"/>
        <w:tblCaption w:val="Stratified 5-fold CV results (× 10 seeds). Model A includes cognacy features (circular baseline); Model B uses only phonological features (scientific claim)."/>
      </w:tblPr>
      <w:tblGrid>
        <w:gridCol w:w="1283"/>
        <w:gridCol w:w="2351"/>
        <w:gridCol w:w="1887"/>
        <w:gridCol w:w="1949"/>
        <w:gridCol w:w="2106"/>
      </w:tblGrid>
      <w:tr w:rsidR="003F379C" w14:paraId="7488BCAF" w14:textId="77777777" w:rsidTr="003F379C">
        <w:trPr>
          <w:cnfStyle w:val="100000000000" w:firstRow="1" w:lastRow="0" w:firstColumn="0" w:lastColumn="0" w:oddVBand="0" w:evenVBand="0" w:oddHBand="0" w:evenHBand="0" w:firstRowFirstColumn="0" w:firstRowLastColumn="0" w:lastRowFirstColumn="0" w:lastRowLastColumn="0"/>
          <w:tblHeader/>
        </w:trPr>
        <w:tc>
          <w:tcPr>
            <w:tcW w:w="0" w:type="auto"/>
          </w:tcPr>
          <w:p w14:paraId="6A87B23D" w14:textId="77777777" w:rsidR="003F379C" w:rsidRDefault="00887B63">
            <w:pPr>
              <w:pStyle w:val="Compact"/>
            </w:pPr>
            <w:ins w:id="336" w:author="Author">
              <w:r>
                <w:rPr>
                  <w:b/>
                  <w:sz w:val="16"/>
                </w:rPr>
                <w:t>List</w:t>
              </w:r>
            </w:ins>
            <w:del w:id="337" w:author="Author">
              <w:r>
                <w:delText>Model</w:delText>
              </w:r>
            </w:del>
          </w:p>
        </w:tc>
        <w:tc>
          <w:tcPr>
            <w:tcW w:w="0" w:type="auto"/>
          </w:tcPr>
          <w:p w14:paraId="72CDB4CF" w14:textId="77777777" w:rsidR="003F379C" w:rsidRDefault="00887B63">
            <w:pPr>
              <w:pStyle w:val="Compact"/>
            </w:pPr>
            <w:moveFromRangeStart w:id="338" w:author="Author" w:name="move242359908"/>
            <w:moveFrom w:id="339" w:author="Author">
              <w:r>
                <w:t>Classifier</w:t>
              </w:r>
            </w:moveFrom>
            <w:moveFromRangeEnd w:id="338"/>
            <w:ins w:id="340" w:author="Author">
              <w:r>
                <w:rPr>
                  <w:b/>
                  <w:sz w:val="16"/>
                </w:rPr>
                <w:t>Meanings with a PMP entry</w:t>
              </w:r>
            </w:ins>
          </w:p>
        </w:tc>
        <w:tc>
          <w:tcPr>
            <w:tcW w:w="0" w:type="auto"/>
          </w:tcPr>
          <w:p w14:paraId="589E638E" w14:textId="77777777" w:rsidR="003F379C" w:rsidRDefault="00887B63">
            <w:pPr>
              <w:pStyle w:val="Compact"/>
              <w:jc w:val="center"/>
            </w:pPr>
            <w:ins w:id="341" w:author="Author">
              <w:r>
                <w:rPr>
                  <w:b/>
                  <w:sz w:val="16"/>
                </w:rPr>
                <w:t>In the PMP entry's set, % [95% CI] (n)</w:t>
              </w:r>
            </w:ins>
            <w:del w:id="342" w:author="Author">
              <w:r>
                <w:delText>AUC</w:delText>
              </w:r>
            </w:del>
          </w:p>
        </w:tc>
        <w:tc>
          <w:tcPr>
            <w:tcW w:w="0" w:type="auto"/>
          </w:tcPr>
          <w:p w14:paraId="4F5E3040" w14:textId="77777777" w:rsidR="003F379C" w:rsidRDefault="00887B63">
            <w:pPr>
              <w:pStyle w:val="Compact"/>
              <w:jc w:val="center"/>
            </w:pPr>
            <w:ins w:id="343" w:author="Author">
              <w:r>
                <w:rPr>
                  <w:b/>
                  <w:sz w:val="16"/>
                </w:rPr>
                <w:t>Coded in another set, % [95% CI] (n)</w:t>
              </w:r>
            </w:ins>
            <w:del w:id="344" w:author="Author">
              <w:r>
                <w:delText>F1</w:delText>
              </w:r>
            </w:del>
          </w:p>
        </w:tc>
        <w:tc>
          <w:tcPr>
            <w:tcW w:w="0" w:type="auto"/>
          </w:tcPr>
          <w:p w14:paraId="6B6DF624" w14:textId="77777777" w:rsidR="003F379C" w:rsidRDefault="00887B63">
            <w:pPr>
              <w:pStyle w:val="Compact"/>
              <w:jc w:val="center"/>
            </w:pPr>
            <w:moveFromRangeStart w:id="345" w:author="Author" w:name="move242359909"/>
            <w:moveFrom w:id="346" w:author="Author">
              <w:r>
                <w:t>Accuracy</w:t>
              </w:r>
            </w:moveFrom>
            <w:moveFromRangeEnd w:id="345"/>
            <w:ins w:id="347" w:author="Author">
              <w:r>
                <w:rPr>
                  <w:b/>
                  <w:sz w:val="16"/>
                </w:rPr>
                <w:t>No cognate set, % [95% CI] (n)</w:t>
              </w:r>
            </w:ins>
          </w:p>
        </w:tc>
      </w:tr>
      <w:tr w:rsidR="003F379C" w14:paraId="5CB27ABD" w14:textId="77777777">
        <w:tc>
          <w:tcPr>
            <w:tcW w:w="0" w:type="auto"/>
            <w:cellMerge w:id="348" w:author="Author" w:vMergeOrig="cont" w:vMerge="rest"/>
          </w:tcPr>
          <w:p w14:paraId="3CBB7E49" w14:textId="77777777" w:rsidR="003F379C" w:rsidRDefault="00887B63">
            <w:pPr>
              <w:pStyle w:val="Compact"/>
            </w:pPr>
            <w:ins w:id="349" w:author="Author">
              <w:r>
                <w:rPr>
                  <w:sz w:val="16"/>
                </w:rPr>
                <w:t>Makasar</w:t>
              </w:r>
            </w:ins>
            <w:del w:id="350" w:author="Author">
              <w:r>
                <w:delText>A (Full)</w:delText>
              </w:r>
            </w:del>
          </w:p>
        </w:tc>
        <w:tc>
          <w:tcPr>
            <w:tcW w:w="0" w:type="auto"/>
          </w:tcPr>
          <w:p w14:paraId="7FE881F8" w14:textId="77777777" w:rsidR="003F379C" w:rsidRDefault="00887B63">
            <w:pPr>
              <w:pStyle w:val="Compact"/>
            </w:pPr>
            <w:moveFromRangeStart w:id="351" w:author="Author" w:name="move242359910"/>
            <w:moveFrom w:id="352" w:author="Author">
              <w:r>
                <w:t>XGBoost</w:t>
              </w:r>
            </w:moveFrom>
            <w:moveFromRangeEnd w:id="351"/>
            <w:ins w:id="353" w:author="Author">
              <w:r>
                <w:rPr>
                  <w:sz w:val="16"/>
                </w:rPr>
                <w:t>201</w:t>
              </w:r>
            </w:ins>
          </w:p>
        </w:tc>
        <w:tc>
          <w:tcPr>
            <w:tcW w:w="0" w:type="auto"/>
          </w:tcPr>
          <w:p w14:paraId="15CF03ED" w14:textId="77777777" w:rsidR="003F379C" w:rsidRDefault="00887B63">
            <w:pPr>
              <w:pStyle w:val="Compact"/>
              <w:jc w:val="center"/>
            </w:pPr>
            <w:ins w:id="354" w:author="Author">
              <w:r>
                <w:rPr>
                  <w:sz w:val="16"/>
                </w:rPr>
                <w:t>39.3 [32.8, 46.2] (79)</w:t>
              </w:r>
            </w:ins>
            <w:del w:id="355" w:author="Author">
              <w:r>
                <w:delText>1.000 ± 0.001</w:delText>
              </w:r>
            </w:del>
          </w:p>
        </w:tc>
        <w:tc>
          <w:tcPr>
            <w:tcW w:w="0" w:type="auto"/>
          </w:tcPr>
          <w:p w14:paraId="41D66640" w14:textId="77777777" w:rsidR="003F379C" w:rsidRDefault="00887B63">
            <w:pPr>
              <w:pStyle w:val="Compact"/>
              <w:jc w:val="center"/>
            </w:pPr>
            <w:ins w:id="356" w:author="Author">
              <w:r>
                <w:rPr>
                  <w:sz w:val="16"/>
                </w:rPr>
                <w:t>25.9 [20.3, 32.3] (52)</w:t>
              </w:r>
            </w:ins>
            <w:del w:id="357" w:author="Author">
              <w:r>
                <w:delText>1.000 ± 0.001</w:delText>
              </w:r>
            </w:del>
          </w:p>
        </w:tc>
        <w:tc>
          <w:tcPr>
            <w:tcW w:w="0" w:type="auto"/>
          </w:tcPr>
          <w:p w14:paraId="591D8635" w14:textId="77777777" w:rsidR="003F379C" w:rsidRDefault="00887B63">
            <w:pPr>
              <w:pStyle w:val="Compact"/>
              <w:jc w:val="center"/>
            </w:pPr>
            <w:ins w:id="358" w:author="Author">
              <w:r>
                <w:rPr>
                  <w:sz w:val="16"/>
                </w:rPr>
                <w:t>34.8 [28.6, 41.6] (70)</w:t>
              </w:r>
            </w:ins>
            <w:del w:id="359" w:author="Author">
              <w:r>
                <w:delText>1.000 ± 0.001</w:delText>
              </w:r>
            </w:del>
          </w:p>
        </w:tc>
      </w:tr>
      <w:tr w:rsidR="003F379C" w14:paraId="58E4DEFC" w14:textId="77777777">
        <w:tc>
          <w:tcPr>
            <w:tcW w:w="0" w:type="auto"/>
            <w:cellMerge w:id="360" w:author="Author" w:vMergeOrig="cont" w:vMerge="rest"/>
          </w:tcPr>
          <w:p w14:paraId="461B9C8C" w14:textId="77777777" w:rsidR="003F379C" w:rsidRDefault="00887B63">
            <w:ins w:id="361" w:author="Author">
              <w:r>
                <w:rPr>
                  <w:sz w:val="16"/>
                </w:rPr>
                <w:t>Bugis</w:t>
              </w:r>
            </w:ins>
          </w:p>
        </w:tc>
        <w:tc>
          <w:tcPr>
            <w:tcW w:w="0" w:type="auto"/>
          </w:tcPr>
          <w:p w14:paraId="2C517250" w14:textId="77777777" w:rsidR="003F379C" w:rsidRDefault="00887B63">
            <w:pPr>
              <w:pStyle w:val="Compact"/>
            </w:pPr>
            <w:ins w:id="362" w:author="Author">
              <w:r>
                <w:rPr>
                  <w:sz w:val="16"/>
                </w:rPr>
                <w:t>201</w:t>
              </w:r>
            </w:ins>
            <w:del w:id="363" w:author="Author">
              <w:r>
                <w:delText>Random Forest</w:delText>
              </w:r>
            </w:del>
          </w:p>
        </w:tc>
        <w:tc>
          <w:tcPr>
            <w:tcW w:w="0" w:type="auto"/>
          </w:tcPr>
          <w:p w14:paraId="4B9B3D88" w14:textId="77777777" w:rsidR="003F379C" w:rsidRDefault="00887B63">
            <w:pPr>
              <w:pStyle w:val="Compact"/>
              <w:jc w:val="center"/>
            </w:pPr>
            <w:ins w:id="364" w:author="Author">
              <w:r>
                <w:rPr>
                  <w:sz w:val="16"/>
                </w:rPr>
                <w:t>48.3 [41.4, 55.1] (97)</w:t>
              </w:r>
            </w:ins>
            <w:del w:id="365" w:author="Author">
              <w:r>
                <w:delText>1.000 ± 0.000</w:delText>
              </w:r>
            </w:del>
          </w:p>
        </w:tc>
        <w:tc>
          <w:tcPr>
            <w:tcW w:w="0" w:type="auto"/>
          </w:tcPr>
          <w:p w14:paraId="1D945569" w14:textId="77777777" w:rsidR="003F379C" w:rsidRDefault="00887B63">
            <w:pPr>
              <w:pStyle w:val="Compact"/>
              <w:jc w:val="center"/>
            </w:pPr>
            <w:del w:id="366" w:author="Author">
              <w:r>
                <w:delText>1.000 ± 0.000</w:delText>
              </w:r>
            </w:del>
            <w:moveToRangeStart w:id="367" w:author="Author" w:name="move242359911"/>
            <w:moveTo w:id="368" w:author="Author">
              <w:r>
                <w:t>28.4</w:t>
              </w:r>
            </w:moveTo>
            <w:moveToRangeEnd w:id="367"/>
            <w:ins w:id="369" w:author="Author">
              <w:r>
                <w:rPr>
                  <w:sz w:val="16"/>
                </w:rPr>
                <w:t xml:space="preserve"> [22.6, 34.9] (57)</w:t>
              </w:r>
            </w:ins>
          </w:p>
        </w:tc>
        <w:tc>
          <w:tcPr>
            <w:tcW w:w="0" w:type="auto"/>
          </w:tcPr>
          <w:p w14:paraId="5E9D702A" w14:textId="77777777" w:rsidR="003F379C" w:rsidRDefault="00887B63">
            <w:pPr>
              <w:pStyle w:val="Compact"/>
              <w:jc w:val="center"/>
            </w:pPr>
            <w:ins w:id="370" w:author="Author">
              <w:r>
                <w:rPr>
                  <w:sz w:val="16"/>
                </w:rPr>
                <w:t>23.4 [18.1, 29.7] (47)</w:t>
              </w:r>
            </w:ins>
            <w:del w:id="371" w:author="Author">
              <w:r>
                <w:delText>1.000 ± 0.001</w:delText>
              </w:r>
            </w:del>
          </w:p>
        </w:tc>
      </w:tr>
      <w:tr w:rsidR="003F379C" w14:paraId="60003C13" w14:textId="77777777">
        <w:tc>
          <w:tcPr>
            <w:tcW w:w="0" w:type="auto"/>
            <w:cellMerge w:id="372" w:author="Author" w:vMergeOrig="cont" w:vMerge="rest"/>
          </w:tcPr>
          <w:p w14:paraId="5F4B60AE" w14:textId="77777777" w:rsidR="003F379C" w:rsidRDefault="00887B63">
            <w:ins w:id="373" w:author="Author">
              <w:r>
                <w:rPr>
                  <w:sz w:val="16"/>
                </w:rPr>
                <w:t>Sa'dan Toraja</w:t>
              </w:r>
            </w:ins>
          </w:p>
        </w:tc>
        <w:tc>
          <w:tcPr>
            <w:tcW w:w="0" w:type="auto"/>
          </w:tcPr>
          <w:p w14:paraId="69C8EC11" w14:textId="77777777" w:rsidR="003F379C" w:rsidRDefault="00887B63">
            <w:pPr>
              <w:pStyle w:val="Compact"/>
            </w:pPr>
            <w:ins w:id="374" w:author="Author">
              <w:r>
                <w:rPr>
                  <w:sz w:val="16"/>
                </w:rPr>
                <w:t>200</w:t>
              </w:r>
            </w:ins>
            <w:del w:id="375" w:author="Author">
              <w:r>
                <w:delText>Logistic Reg.</w:delText>
              </w:r>
            </w:del>
          </w:p>
        </w:tc>
        <w:tc>
          <w:tcPr>
            <w:tcW w:w="0" w:type="auto"/>
          </w:tcPr>
          <w:p w14:paraId="5C1547DA" w14:textId="77777777" w:rsidR="003F379C" w:rsidRDefault="00887B63">
            <w:pPr>
              <w:pStyle w:val="Compact"/>
              <w:jc w:val="center"/>
            </w:pPr>
            <w:ins w:id="376" w:author="Author">
              <w:r>
                <w:rPr>
                  <w:sz w:val="16"/>
                </w:rPr>
                <w:t>48.0 [41.2, 54.9] (96)</w:t>
              </w:r>
            </w:ins>
            <w:del w:id="377" w:author="Author">
              <w:r>
                <w:delText>1.000 ± 0.000</w:delText>
              </w:r>
            </w:del>
          </w:p>
        </w:tc>
        <w:tc>
          <w:tcPr>
            <w:tcW w:w="0" w:type="auto"/>
          </w:tcPr>
          <w:p w14:paraId="377263D1" w14:textId="77777777" w:rsidR="003F379C" w:rsidRDefault="00887B63">
            <w:pPr>
              <w:pStyle w:val="Compact"/>
              <w:jc w:val="center"/>
            </w:pPr>
            <w:ins w:id="378" w:author="Author">
              <w:r>
                <w:rPr>
                  <w:sz w:val="16"/>
                </w:rPr>
                <w:t>33.0 [26.9, 39.8] (66)</w:t>
              </w:r>
            </w:ins>
            <w:del w:id="379" w:author="Author">
              <w:r>
                <w:delText>1.000 ± 0.000</w:delText>
              </w:r>
            </w:del>
          </w:p>
        </w:tc>
        <w:tc>
          <w:tcPr>
            <w:tcW w:w="0" w:type="auto"/>
          </w:tcPr>
          <w:p w14:paraId="3A6C18CD" w14:textId="77777777" w:rsidR="003F379C" w:rsidRDefault="00887B63">
            <w:pPr>
              <w:pStyle w:val="Compact"/>
              <w:jc w:val="center"/>
            </w:pPr>
            <w:ins w:id="380" w:author="Author">
              <w:r>
                <w:rPr>
                  <w:sz w:val="16"/>
                </w:rPr>
                <w:t>19.0 [14.2, 25.0] (38)</w:t>
              </w:r>
            </w:ins>
            <w:del w:id="381" w:author="Author">
              <w:r>
                <w:delText>1.000 ± 0.000</w:delText>
              </w:r>
            </w:del>
          </w:p>
        </w:tc>
      </w:tr>
      <w:tr w:rsidR="003F379C" w14:paraId="4A678C95" w14:textId="77777777">
        <w:tc>
          <w:tcPr>
            <w:tcW w:w="0" w:type="auto"/>
            <w:cellMerge w:id="382" w:author="Author" w:vMergeOrig="cont" w:vMerge="rest"/>
          </w:tcPr>
          <w:p w14:paraId="040D894F" w14:textId="77777777" w:rsidR="003F379C" w:rsidRDefault="00887B63">
            <w:pPr>
              <w:pStyle w:val="Compact"/>
            </w:pPr>
            <w:ins w:id="383" w:author="Author">
              <w:r>
                <w:rPr>
                  <w:sz w:val="16"/>
                </w:rPr>
                <w:t>Wolio</w:t>
              </w:r>
            </w:ins>
            <w:del w:id="384" w:author="Author">
              <w:r>
                <w:delText>B (Phon.)</w:delText>
              </w:r>
            </w:del>
          </w:p>
        </w:tc>
        <w:tc>
          <w:tcPr>
            <w:tcW w:w="0" w:type="auto"/>
          </w:tcPr>
          <w:p w14:paraId="16595E77" w14:textId="77777777" w:rsidR="003F379C" w:rsidRDefault="00887B63">
            <w:pPr>
              <w:pStyle w:val="Compact"/>
            </w:pPr>
            <w:ins w:id="385" w:author="Author">
              <w:r>
                <w:rPr>
                  <w:sz w:val="16"/>
                </w:rPr>
                <w:t>197</w:t>
              </w:r>
            </w:ins>
            <w:del w:id="386" w:author="Author">
              <w:r>
                <w:rPr>
                  <w:b/>
                  <w:bCs/>
                </w:rPr>
                <w:delText>XGBoost</w:delText>
              </w:r>
            </w:del>
          </w:p>
        </w:tc>
        <w:tc>
          <w:tcPr>
            <w:tcW w:w="0" w:type="auto"/>
          </w:tcPr>
          <w:p w14:paraId="7D89A8A2" w14:textId="77777777" w:rsidR="003F379C" w:rsidRDefault="00887B63">
            <w:pPr>
              <w:pStyle w:val="Compact"/>
              <w:jc w:val="center"/>
            </w:pPr>
            <w:ins w:id="387" w:author="Author">
              <w:r>
                <w:rPr>
                  <w:sz w:val="16"/>
                </w:rPr>
                <w:t>42.6 [35.9, 49.6] (84)</w:t>
              </w:r>
            </w:ins>
            <w:del w:id="388" w:author="Author">
              <w:r>
                <w:rPr>
                  <w:b/>
                  <w:bCs/>
                </w:rPr>
                <w:delText>0.760 ± 0.007</w:delText>
              </w:r>
            </w:del>
          </w:p>
        </w:tc>
        <w:tc>
          <w:tcPr>
            <w:tcW w:w="0" w:type="auto"/>
          </w:tcPr>
          <w:p w14:paraId="251751E7" w14:textId="77777777" w:rsidR="003F379C" w:rsidRDefault="00887B63">
            <w:pPr>
              <w:pStyle w:val="Compact"/>
              <w:jc w:val="center"/>
            </w:pPr>
            <w:ins w:id="389" w:author="Author">
              <w:r>
                <w:rPr>
                  <w:sz w:val="16"/>
                </w:rPr>
                <w:t>33.0 [26.8, 39.8] (65)</w:t>
              </w:r>
            </w:ins>
            <w:del w:id="390" w:author="Author">
              <w:r>
                <w:rPr>
                  <w:b/>
                  <w:bCs/>
                </w:rPr>
                <w:delText>0.822 ± 0.005</w:delText>
              </w:r>
            </w:del>
          </w:p>
        </w:tc>
        <w:tc>
          <w:tcPr>
            <w:tcW w:w="0" w:type="auto"/>
          </w:tcPr>
          <w:p w14:paraId="0AADD8EC" w14:textId="77777777" w:rsidR="003F379C" w:rsidRDefault="00887B63">
            <w:pPr>
              <w:pStyle w:val="Compact"/>
              <w:jc w:val="center"/>
            </w:pPr>
            <w:ins w:id="391" w:author="Author">
              <w:r>
                <w:rPr>
                  <w:sz w:val="16"/>
                </w:rPr>
                <w:t>24.4 [18.9, 30.8] (48)</w:t>
              </w:r>
            </w:ins>
            <w:del w:id="392" w:author="Author">
              <w:r>
                <w:rPr>
                  <w:b/>
                  <w:bCs/>
                </w:rPr>
                <w:delText>0.741 ± 0.008</w:delText>
              </w:r>
            </w:del>
          </w:p>
        </w:tc>
      </w:tr>
      <w:tr w:rsidR="003F379C" w14:paraId="1EE68B54" w14:textId="77777777">
        <w:tc>
          <w:tcPr>
            <w:tcW w:w="0" w:type="auto"/>
            <w:cellMerge w:id="393" w:author="Author" w:vMergeOrig="cont" w:vMerge="rest"/>
          </w:tcPr>
          <w:p w14:paraId="01890879" w14:textId="77777777" w:rsidR="003F379C" w:rsidRDefault="00887B63">
            <w:ins w:id="394" w:author="Author">
              <w:r>
                <w:rPr>
                  <w:sz w:val="16"/>
                </w:rPr>
                <w:t>Muna</w:t>
              </w:r>
            </w:ins>
          </w:p>
        </w:tc>
        <w:tc>
          <w:tcPr>
            <w:tcW w:w="0" w:type="auto"/>
          </w:tcPr>
          <w:p w14:paraId="0116C35B" w14:textId="77777777" w:rsidR="003F379C" w:rsidRDefault="00887B63">
            <w:pPr>
              <w:pStyle w:val="Compact"/>
            </w:pPr>
            <w:ins w:id="395" w:author="Author">
              <w:r>
                <w:rPr>
                  <w:sz w:val="16"/>
                </w:rPr>
                <w:t>201</w:t>
              </w:r>
            </w:ins>
            <w:del w:id="396" w:author="Author">
              <w:r>
                <w:delText>Random Forest</w:delText>
              </w:r>
            </w:del>
          </w:p>
        </w:tc>
        <w:tc>
          <w:tcPr>
            <w:tcW w:w="0" w:type="auto"/>
          </w:tcPr>
          <w:p w14:paraId="615132C7" w14:textId="77777777" w:rsidR="003F379C" w:rsidRDefault="00887B63">
            <w:pPr>
              <w:pStyle w:val="Compact"/>
              <w:jc w:val="center"/>
            </w:pPr>
            <w:ins w:id="397" w:author="Author">
              <w:r>
                <w:rPr>
                  <w:sz w:val="16"/>
                </w:rPr>
                <w:t>35.8 [29.5, 42.7] (72)</w:t>
              </w:r>
            </w:ins>
            <w:del w:id="398" w:author="Author">
              <w:r>
                <w:delText>0.762 ± 0.006</w:delText>
              </w:r>
            </w:del>
          </w:p>
        </w:tc>
        <w:tc>
          <w:tcPr>
            <w:tcW w:w="0" w:type="auto"/>
          </w:tcPr>
          <w:p w14:paraId="0315F4E4" w14:textId="77777777" w:rsidR="003F379C" w:rsidRDefault="00887B63">
            <w:pPr>
              <w:pStyle w:val="Compact"/>
              <w:jc w:val="center"/>
            </w:pPr>
            <w:ins w:id="399" w:author="Author">
              <w:r>
                <w:rPr>
                  <w:sz w:val="16"/>
                </w:rPr>
                <w:t>49.8 [42.9, 56.6] (100)</w:t>
              </w:r>
            </w:ins>
            <w:del w:id="400" w:author="Author">
              <w:r>
                <w:delText>0.788 ± 0.006</w:delText>
              </w:r>
            </w:del>
          </w:p>
        </w:tc>
        <w:tc>
          <w:tcPr>
            <w:tcW w:w="0" w:type="auto"/>
          </w:tcPr>
          <w:p w14:paraId="7C608BF7" w14:textId="77777777" w:rsidR="003F379C" w:rsidRDefault="00887B63">
            <w:pPr>
              <w:pStyle w:val="Compact"/>
              <w:jc w:val="center"/>
            </w:pPr>
            <w:ins w:id="401" w:author="Author">
              <w:r>
                <w:rPr>
                  <w:sz w:val="16"/>
                </w:rPr>
                <w:t>14.4 [10.2, 20.0] (29)</w:t>
              </w:r>
            </w:ins>
            <w:del w:id="402" w:author="Author">
              <w:r>
                <w:delText>0.717 ± 0.008</w:delText>
              </w:r>
            </w:del>
          </w:p>
        </w:tc>
      </w:tr>
      <w:tr w:rsidR="003F379C" w14:paraId="20994F2A" w14:textId="77777777">
        <w:tc>
          <w:tcPr>
            <w:tcW w:w="0" w:type="auto"/>
            <w:cellMerge w:id="403" w:author="Author" w:vMergeOrig="cont" w:vMerge="rest"/>
          </w:tcPr>
          <w:p w14:paraId="0D7BE505" w14:textId="77777777" w:rsidR="003F379C" w:rsidRDefault="00887B63">
            <w:ins w:id="404" w:author="Author">
              <w:r>
                <w:rPr>
                  <w:sz w:val="16"/>
                </w:rPr>
                <w:t>Tolaki</w:t>
              </w:r>
            </w:ins>
          </w:p>
        </w:tc>
        <w:tc>
          <w:tcPr>
            <w:tcW w:w="0" w:type="auto"/>
          </w:tcPr>
          <w:p w14:paraId="650D9993" w14:textId="77777777" w:rsidR="003F379C" w:rsidRDefault="00887B63">
            <w:pPr>
              <w:pStyle w:val="Compact"/>
            </w:pPr>
            <w:ins w:id="405" w:author="Author">
              <w:r>
                <w:rPr>
                  <w:sz w:val="16"/>
                </w:rPr>
                <w:t>191</w:t>
              </w:r>
            </w:ins>
            <w:del w:id="406" w:author="Author">
              <w:r>
                <w:delText>Logistic Reg.</w:delText>
              </w:r>
            </w:del>
          </w:p>
        </w:tc>
        <w:tc>
          <w:tcPr>
            <w:tcW w:w="0" w:type="auto"/>
          </w:tcPr>
          <w:p w14:paraId="55C99569" w14:textId="77777777" w:rsidR="003F379C" w:rsidRDefault="00887B63">
            <w:pPr>
              <w:pStyle w:val="Compact"/>
              <w:jc w:val="center"/>
            </w:pPr>
            <w:ins w:id="407" w:author="Author">
              <w:r>
                <w:rPr>
                  <w:sz w:val="16"/>
                </w:rPr>
                <w:t>26.2 [20.5, 32.8] (50)</w:t>
              </w:r>
            </w:ins>
            <w:del w:id="408" w:author="Author">
              <w:r>
                <w:delText>0.747 ± 0.003</w:delText>
              </w:r>
            </w:del>
          </w:p>
        </w:tc>
        <w:tc>
          <w:tcPr>
            <w:tcW w:w="0" w:type="auto"/>
          </w:tcPr>
          <w:p w14:paraId="3175C466" w14:textId="77777777" w:rsidR="003F379C" w:rsidRDefault="00887B63">
            <w:pPr>
              <w:pStyle w:val="Compact"/>
              <w:jc w:val="center"/>
            </w:pPr>
            <w:ins w:id="409" w:author="Author">
              <w:r>
                <w:rPr>
                  <w:sz w:val="16"/>
                </w:rPr>
                <w:t>9.9 [6.5, 15.0] (19)</w:t>
              </w:r>
            </w:ins>
            <w:del w:id="410" w:author="Author">
              <w:r>
                <w:delText>0.748 ± 0.005</w:delText>
              </w:r>
            </w:del>
          </w:p>
        </w:tc>
        <w:tc>
          <w:tcPr>
            <w:tcW w:w="0" w:type="auto"/>
          </w:tcPr>
          <w:p w14:paraId="0DFC3C13" w14:textId="77777777" w:rsidR="003F379C" w:rsidRDefault="00887B63">
            <w:pPr>
              <w:pStyle w:val="Compact"/>
              <w:jc w:val="center"/>
            </w:pPr>
            <w:ins w:id="411" w:author="Author">
              <w:r>
                <w:rPr>
                  <w:sz w:val="16"/>
                </w:rPr>
                <w:t>63.9 [56.9, 70.4] (122)</w:t>
              </w:r>
            </w:ins>
            <w:del w:id="412" w:author="Author">
              <w:r>
                <w:delText>0.683 ± 0.006</w:delText>
              </w:r>
            </w:del>
          </w:p>
        </w:tc>
      </w:tr>
    </w:tbl>
    <w:bookmarkEnd w:id="334"/>
    <w:p w14:paraId="2502CAF7" w14:textId="77777777" w:rsidR="005D4CE5" w:rsidRDefault="00887B63">
      <w:pPr>
        <w:pStyle w:val="OLtext"/>
        <w:rPr>
          <w:ins w:id="413" w:author="Author"/>
        </w:rPr>
      </w:pPr>
      <w:ins w:id="414" w:author="Author">
        <w:r>
          <w:rPr>
            <w:sz w:val="16"/>
          </w:rPr>
          <w:t>Note. Wilson 95 percent intervals; the unit is the meaning. The column "In the PMP entry's set" is a lower bound on the share ABVD would count as retained, since an uncoded meaning cannot share a set with the PMP entry. Figure 3 draws the same shares.</w:t>
        </w:r>
      </w:ins>
    </w:p>
    <w:p w14:paraId="77313E98" w14:textId="77777777" w:rsidR="005D4CE5" w:rsidRDefault="005D4CE5">
      <w:pPr>
        <w:pStyle w:val="OL3ptseparator"/>
        <w:rPr>
          <w:ins w:id="415" w:author="Author"/>
        </w:rPr>
      </w:pPr>
    </w:p>
    <w:p w14:paraId="373B3765" w14:textId="77777777" w:rsidR="005D4CE5" w:rsidRDefault="00887B63">
      <w:pPr>
        <w:pStyle w:val="OLcaption"/>
        <w:rPr>
          <w:ins w:id="416" w:author="Author"/>
        </w:rPr>
      </w:pPr>
      <w:ins w:id="417" w:author="Author">
        <w:r>
          <w:t>FIGURE 3. MEANINGS WITH A PROTO-MALAYO-POLYNESIAN ENTRY, BY THE CODING OF THE LIST'S FORM (THE SHARES OF TABLE 2)</w:t>
        </w:r>
      </w:ins>
    </w:p>
    <w:p w14:paraId="75C8E000" w14:textId="77777777" w:rsidR="005D4CE5" w:rsidRDefault="00887B63">
      <w:pPr>
        <w:pStyle w:val="OLtext"/>
        <w:rPr>
          <w:ins w:id="418" w:author="Author"/>
        </w:rPr>
      </w:pPr>
      <w:ins w:id="419" w:author="Author">
        <w:r>
          <w:rPr>
            <w:highlight w:val="yellow"/>
          </w:rPr>
          <w:t>[Figure 3 about here — separate file]</w:t>
        </w:r>
      </w:ins>
    </w:p>
    <w:p w14:paraId="364656B0" w14:textId="77777777" w:rsidR="005D4CE5" w:rsidRDefault="005D4CE5">
      <w:pPr>
        <w:pStyle w:val="OL3ptseparator"/>
        <w:rPr>
          <w:ins w:id="420" w:author="Author"/>
        </w:rPr>
      </w:pPr>
    </w:p>
    <w:p w14:paraId="43786CFD" w14:textId="77777777" w:rsidR="005D4CE5" w:rsidRDefault="00887B63">
      <w:pPr>
        <w:pStyle w:val="OLtextindented"/>
        <w:rPr>
          <w:ins w:id="421" w:author="Author"/>
        </w:rPr>
      </w:pPr>
      <w:ins w:id="422" w:author="Author">
        <w:r>
          <w:t>What distinguishes Makasar from its two relatives in these data is one fact. On the meanings shared with each relative, Makasar has more uncoded meanings than Bugis (exact McNemar test, p = 0.006) and than Sa'dan Toraja (p = 0.0001; both unadjusted). Its lower share in the PMP set and its smaller share of cognate sets held in common with each relative (41.4 and 39.2 percent of the meanings present in both lists, against 53.1 percent between Bugis and Sa'dan Toraja) are the same fact counted again: on the me</w:t>
        </w:r>
        <w:r>
          <w:t>anings coded in both lists, Makasar is in the PMP set for 70 of 110 meanings against Bugis's 69, and for 70 of 115 against Sa'dan Toraja's 71. Those conditional figures decide nothing about the uncoded forms, because they would be the same whether the uncoded forms are cognates that have not been coded or words that have replaced the inherited ones.</w:t>
        </w:r>
      </w:ins>
    </w:p>
    <w:p w14:paraId="7DF9F196" w14:textId="77777777" w:rsidR="005D4CE5" w:rsidRDefault="00887B63">
      <w:pPr>
        <w:pStyle w:val="OLtextindented"/>
        <w:rPr>
          <w:ins w:id="423" w:author="Author"/>
        </w:rPr>
      </w:pPr>
      <w:ins w:id="424" w:author="Author">
        <w:r>
          <w:t xml:space="preserve">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w:t>
        </w:r>
        <w:r>
          <w:t>among the coded Makasar forms.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able to judge them.</w:t>
        </w:r>
      </w:ins>
    </w:p>
    <w:p w14:paraId="78B5F2DC" w14:textId="77777777" w:rsidR="005D4CE5" w:rsidRDefault="00887B63">
      <w:pPr>
        <w:pStyle w:val="OLtextindented"/>
        <w:rPr>
          <w:ins w:id="425" w:author="Author"/>
        </w:rPr>
      </w:pPr>
      <w:ins w:id="426" w:author="Author">
        <w:r>
          <w:t>How does this fit the published figure? The 38 percent cited by Bulbeck, Pasqua, and Di Lello (2000:103) comes from Bellwood (1997:115), who reports Blust's lexicostatistical comparison of 62 Austronesian languages with a 200-item reconstructed PMP list: Western Malayo-Polynesian languages retain 41 percent on average, Malay 59, Minangkabau 50, Tagalog 46, Makasar 38, Sundanese 35 and Yogyakarta Javanese 30. Our 39.3 percent is a count of the same kind, in the same tradition (ABVD's PMP list is Blust's), on</w:t>
        </w:r>
        <w:r>
          <w:t xml:space="preserve">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while Bugis and Sa'dan share 60. ABVD's cognate coding gives 41.4, 39.2 and 53.1 percent for the same pairs, the same order, with somewhat smaller gaps. The data are thus compatible with</w:t>
        </w:r>
        <w:r>
          <w:t xml:space="preserve">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ins>
    </w:p>
    <w:p w14:paraId="7732ED5C" w14:textId="77777777" w:rsidR="005D4CE5" w:rsidRDefault="00887B63">
      <w:pPr>
        <w:pStyle w:val="OLheadingB-level"/>
        <w:rPr>
          <w:ins w:id="427" w:author="Author"/>
        </w:rPr>
      </w:pPr>
      <w:ins w:id="428" w:author="Author">
        <w:r>
          <w:t>Tolaki.</w:t>
        </w:r>
      </w:ins>
    </w:p>
    <w:p w14:paraId="77C8E3F8" w14:textId="77777777" w:rsidR="005D4CE5" w:rsidRDefault="00887B63">
      <w:pPr>
        <w:pStyle w:val="OLtext"/>
        <w:rPr>
          <w:ins w:id="429" w:author="Author"/>
        </w:rPr>
      </w:pPr>
      <w:ins w:id="430" w:author="Author">
        <w:r>
          <w:t xml:space="preserve">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recur in those lists. What is sparse is the cognate coding of the whole subgroup. ABVD's Proto-Bungku-Tolaki list is coded for 35.6 </w:t>
        </w:r>
        <w:r>
          <w:t>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and the 42 comparison lists for a median of 46.7 percent, five of t</w:t>
        </w:r>
        <w:r>
          <w:t>hem at or below the Tolaki figure. The six Tolaki lists sit on the lower side of a thinly coded subgroup, by a moderate margin, among lists almost all of which come from one compiler.</w:t>
        </w:r>
      </w:ins>
    </w:p>
    <w:p w14:paraId="70DEA38B" w14:textId="77777777" w:rsidR="005D4CE5" w:rsidRDefault="00887B63">
      <w:pPr>
        <w:pStyle w:val="OLtextindented"/>
        <w:rPr>
          <w:ins w:id="431" w:author="Author"/>
        </w:rPr>
      </w:pPr>
      <w:ins w:id="432" w:author="Autho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t>
        </w:r>
        <w:r>
          <w:t xml:space="preserve">where in the subgroup. Of the 34 uncoded forms that match an entry of the Proto-Bungku-Tolaki list, seven match an entry that ABVD does assign to a cognate set; these seven are the clearest candidates for coding gaps in the plain sense, although the match is the screen's, not a cognate judgment. Twelve of the 128 uncoded forms whose meaning has a PMP entry resemble that entry by the screen (about two are expected by chance; nine remain at the strict threshold; one of the twelve is loan-flagged); the screen </w:t>
        </w:r>
        <w:r>
          <w:t>finds 48 percent of the Tolaki forms that ABVD itself places in the PMP set, so that figure too is an upper bound. For the remaining forms the study cannot decide between a coding gap, a chance resemblance and a loan.</w:t>
        </w:r>
      </w:ins>
    </w:p>
    <w:p w14:paraId="2834EE7A" w14:textId="77777777" w:rsidR="005D4CE5" w:rsidRDefault="00887B63">
      <w:pPr>
        <w:pStyle w:val="OLtextindented"/>
        <w:rPr>
          <w:ins w:id="433" w:author="Author"/>
        </w:rPr>
      </w:pPr>
      <w:ins w:id="434" w:author="Author">
        <w:r>
          <w:t>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w:t>
        </w:r>
        <w:r>
          <w:t xml:space="preserve"> lists; the twelve PMP look-alikes are listed in the released files, and none of them should be taken as an etymology before a specialist has looked at it.</w:t>
        </w:r>
      </w:ins>
    </w:p>
    <w:p w14:paraId="11AD9637" w14:textId="77777777" w:rsidR="005D4CE5" w:rsidRDefault="00887B63">
      <w:pPr>
        <w:pStyle w:val="OLheadingB-level"/>
        <w:rPr>
          <w:ins w:id="435" w:author="Author"/>
        </w:rPr>
      </w:pPr>
      <w:ins w:id="436" w:author="Author">
        <w:r>
          <w:t>Can uncoded forms be told apart?</w:t>
        </w:r>
      </w:ins>
    </w:p>
    <w:p w14:paraId="4B6871EE" w14:textId="77777777" w:rsidR="005D4CE5" w:rsidRDefault="00887B63">
      <w:pPr>
        <w:pStyle w:val="OLtext"/>
        <w:rPr>
          <w:ins w:id="437" w:author="Author"/>
        </w:rPr>
      </w:pPr>
      <w:ins w:id="438" w:author="Author">
        <w:r>
          <w:t xml:space="preserve">Table 3 gives the cross-validated performance of the three classifiers on the two input sets, and table 4 the held-out-list results. With the written form and the meaning as inputs, XGBoost ranks uncoded above coded forms with an AUC of 0.727 (random forest 0.727, logistic regression 0.700); with the written form alone, 0.672 (0.683, 0.671). The standard deviation over the ten repetition means is 0.007 and over the fifty test sets 0.027; the bootstrap interval around the pooled score is about plus or minus </w:t>
        </w:r>
        <w:r>
          <w:t>0.03.</w:t>
        </w:r>
      </w:ins>
    </w:p>
    <w:p w14:paraId="00E788EA" w14:textId="77777777" w:rsidR="005D4CE5" w:rsidRDefault="00887B63">
      <w:pPr>
        <w:pStyle w:val="OLcaption"/>
        <w:rPr>
          <w:ins w:id="439" w:author="Author"/>
        </w:rPr>
      </w:pPr>
      <w:ins w:id="440" w:author="Author">
        <w:r>
          <w:t>TABLE 3. CROSS-VALIDATED PERFORMANCE OF THREE CLASSIFIERS ON TWO INPUT SETS</w:t>
        </w:r>
      </w:ins>
    </w:p>
    <w:p w14:paraId="347EC2D1" w14:textId="77777777" w:rsidR="003F379C" w:rsidRDefault="00887B63">
      <w:pPr>
        <w:pStyle w:val="BodyText"/>
        <w:rPr>
          <w:del w:id="441" w:author="Author"/>
        </w:rPr>
      </w:pPr>
      <w:del w:id="442" w:author="Author">
        <w:r>
          <w:delText xml:space="preserve">Model A’s near-perfect performance confirms that distributional features (cognate set size, cognate count) encode the label directly—this model is circular and scientifically uninformative, serving only as a ranking tool. Model B’s AUC of 0.760 demonstrates that phonological properties alone carry moderate but reliable discriminative signal, independent of cognacy data. </w:delText>
        </w:r>
        <w:r>
          <w:delText>The three classifiers yield similar AUCs (0.747–0.762), suggesting the signal is robust to algorithmic choice.</w:delText>
        </w:r>
      </w:del>
    </w:p>
    <w:p w14:paraId="7E04AD7B" w14:textId="77777777" w:rsidR="003F379C" w:rsidRDefault="00887B63">
      <w:pPr>
        <w:pStyle w:val="Heading3"/>
        <w:rPr>
          <w:del w:id="443" w:author="Author"/>
        </w:rPr>
      </w:pPr>
      <w:bookmarkStart w:id="444" w:name="leave-one-language-out"/>
      <w:bookmarkEnd w:id="329"/>
      <w:del w:id="445" w:author="Author">
        <w:r>
          <w:delText>Leave-One-Language-Out</w:delText>
        </w:r>
      </w:del>
    </w:p>
    <w:p w14:paraId="1480348F" w14:textId="77777777" w:rsidR="003F379C" w:rsidRDefault="00887B63">
      <w:pPr>
        <w:pStyle w:val="FirstParagraph"/>
        <w:rPr>
          <w:del w:id="446" w:author="Author"/>
        </w:rPr>
      </w:pPr>
      <w:del w:id="447" w:author="Author">
        <w:r>
          <w:delText>Table </w:delText>
        </w:r>
        <w:r>
          <w:fldChar w:fldCharType="begin"/>
        </w:r>
        <w:r>
          <w:delInstrText>HYPERLINK \l "tab:lolo" \h</w:delInstrText>
        </w:r>
        <w:r>
          <w:fldChar w:fldCharType="separate"/>
        </w:r>
        <w:r>
          <w:rPr>
            <w:rStyle w:val="Hyperlink"/>
          </w:rPr>
          <w:delText>3</w:delText>
        </w:r>
        <w:r>
          <w:fldChar w:fldCharType="end"/>
        </w:r>
        <w:r>
          <w:delText xml:space="preserve"> presents LOLO results for Model B (XGBoost), testing cross-linguistic generalization.</w:delText>
        </w:r>
      </w:del>
    </w:p>
    <w:p w14:paraId="156D0295" w14:textId="77777777" w:rsidR="003F379C" w:rsidRDefault="00887B63">
      <w:pPr>
        <w:pStyle w:val="TableCaption"/>
        <w:rPr>
          <w:del w:id="448" w:author="Author"/>
        </w:rPr>
      </w:pPr>
      <w:bookmarkStart w:id="449" w:name="tab:lolo"/>
      <w:del w:id="450" w:author="Author">
        <w:r>
          <w:delText>Leave-One-Language-Out results for Model B (XGBoost). Each language was held out as the test set in turn.</w:delText>
        </w:r>
      </w:del>
    </w:p>
    <w:tbl>
      <w:tblPr>
        <w:tblStyle w:val="Table"/>
        <w:tblW w:w="0" w:type="auto"/>
        <w:tblLook w:val="0020" w:firstRow="1" w:lastRow="0" w:firstColumn="0" w:lastColumn="0" w:noHBand="0" w:noVBand="0"/>
        <w:tblCaption w:val="Leave-One-Language-Out results for Model B (XGBoost). Each language was held out as the test set in turn."/>
      </w:tblPr>
      <w:tblGrid>
        <w:gridCol w:w="1189"/>
        <w:gridCol w:w="14"/>
        <w:gridCol w:w="14"/>
        <w:gridCol w:w="831"/>
        <w:gridCol w:w="1439"/>
        <w:gridCol w:w="1360"/>
        <w:gridCol w:w="1133"/>
        <w:gridCol w:w="1491"/>
        <w:gridCol w:w="1525"/>
        <w:gridCol w:w="14"/>
        <w:gridCol w:w="14"/>
        <w:gridCol w:w="552"/>
      </w:tblGrid>
      <w:tr w:rsidR="003F379C" w14:paraId="4E5337AD" w14:textId="4B22413F" w:rsidTr="003F379C">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1208BD30" w14:textId="77777777" w:rsidR="003F379C" w:rsidRDefault="00887B63">
            <w:pPr>
              <w:pStyle w:val="Compact"/>
            </w:pPr>
            <w:ins w:id="451" w:author="Author">
              <w:r>
                <w:rPr>
                  <w:b/>
                  <w:sz w:val="16"/>
                </w:rPr>
                <w:t>Inputs</w:t>
              </w:r>
            </w:ins>
            <w:del w:id="452" w:author="Author">
              <w:r>
                <w:delText>Held-out language</w:delText>
              </w:r>
            </w:del>
          </w:p>
        </w:tc>
        <w:tc>
          <w:tcPr>
            <w:tcW w:w="780" w:type="dxa"/>
            <w:gridSpan w:val="2"/>
            <w:cellIns w:id="453" w:author="Author"/>
          </w:tcPr>
          <w:p w14:paraId="2C902794" w14:textId="77777777" w:rsidR="00887B63" w:rsidRDefault="00887B63">
            <w:pPr>
              <w:pStyle w:val="OLtablecolumnheading"/>
              <w:rPr>
                <w:b w:val="0"/>
              </w:rPr>
            </w:pPr>
            <w:moveToRangeStart w:id="454" w:author="Author" w:name="move242359908"/>
            <w:moveTo w:id="455" w:author="Author">
              <w:r>
                <w:t>Classifier</w:t>
              </w:r>
            </w:moveTo>
            <w:moveToRangeEnd w:id="454"/>
          </w:p>
        </w:tc>
        <w:tc>
          <w:tcPr>
            <w:tcW w:w="0" w:type="auto"/>
          </w:tcPr>
          <w:p w14:paraId="744E909C" w14:textId="219C1868" w:rsidR="003F379C" w:rsidRDefault="00887B63">
            <w:pPr>
              <w:pStyle w:val="Compact"/>
              <w:jc w:val="right"/>
            </w:pPr>
            <w:r>
              <w:t>A</w:t>
            </w:r>
            <w:r>
              <w:t>UC</w:t>
            </w:r>
          </w:p>
        </w:tc>
        <w:tc>
          <w:tcPr>
            <w:tcW w:w="0" w:type="auto"/>
          </w:tcPr>
          <w:p w14:paraId="050E9707" w14:textId="77777777" w:rsidR="003F379C" w:rsidRDefault="00887B63">
            <w:pPr>
              <w:pStyle w:val="Compact"/>
              <w:jc w:val="right"/>
            </w:pPr>
            <w:del w:id="456" w:author="Author">
              <w:r>
                <w:delText>F1</w:delText>
              </w:r>
            </w:del>
            <w:moveToRangeStart w:id="457" w:author="Author" w:name="move242359909"/>
            <w:moveTo w:id="458" w:author="Author">
              <w:r>
                <w:t>Accuracy</w:t>
              </w:r>
            </w:moveTo>
            <w:moveToRangeEnd w:id="457"/>
          </w:p>
        </w:tc>
        <w:tc>
          <w:tcPr>
            <w:tcW w:w="0" w:type="auto"/>
          </w:tcPr>
          <w:p w14:paraId="1BC49FD1" w14:textId="77777777" w:rsidR="003F379C" w:rsidRDefault="00887B63">
            <w:pPr>
              <w:pStyle w:val="Compact"/>
              <w:jc w:val="right"/>
            </w:pPr>
            <w:moveFromRangeStart w:id="459" w:author="Author" w:name="move242359912"/>
            <w:moveFrom w:id="460" w:author="Author">
              <w:r>
                <w:t>Acc.</w:t>
              </w:r>
            </w:moveFrom>
            <w:moveFromRangeEnd w:id="459"/>
            <w:ins w:id="461" w:author="Author">
              <w:r>
                <w:rPr>
                  <w:b/>
                  <w:sz w:val="16"/>
                </w:rPr>
                <w:t>Always coded</w:t>
              </w:r>
            </w:ins>
          </w:p>
        </w:tc>
        <w:tc>
          <w:tcPr>
            <w:tcW w:w="0" w:type="auto"/>
          </w:tcPr>
          <w:p w14:paraId="6133D836" w14:textId="77777777" w:rsidR="003F379C" w:rsidRDefault="00887B63">
            <w:pPr>
              <w:pStyle w:val="Compact"/>
              <w:jc w:val="right"/>
            </w:pPr>
            <w:ins w:id="462" w:author="Author">
              <w:r>
                <w:rPr>
                  <w:b/>
                  <w:sz w:val="16"/>
                </w:rPr>
                <w:t>Precision</w:t>
              </w:r>
            </w:ins>
            <w:del w:id="463" w:author="Author">
              <w:r>
                <w:delText>N_test</w:delText>
              </w:r>
            </w:del>
          </w:p>
        </w:tc>
        <w:tc>
          <w:tcPr>
            <w:tcW w:w="0" w:type="auto"/>
            <w:gridSpan w:val="2"/>
          </w:tcPr>
          <w:p w14:paraId="1CFA6DCE" w14:textId="77777777" w:rsidR="003F379C" w:rsidRDefault="00887B63">
            <w:pPr>
              <w:pStyle w:val="Compact"/>
              <w:jc w:val="right"/>
            </w:pPr>
            <w:ins w:id="464" w:author="Author">
              <w:r>
                <w:rPr>
                  <w:b/>
                  <w:sz w:val="16"/>
                </w:rPr>
                <w:t>Recall</w:t>
              </w:r>
            </w:ins>
            <w:del w:id="465" w:author="Author">
              <w:r>
                <w:delText>N_substr</w:delText>
              </w:r>
            </w:del>
          </w:p>
        </w:tc>
        <w:tc>
          <w:tcPr>
            <w:tcW w:w="780" w:type="dxa"/>
            <w:gridSpan w:val="2"/>
            <w:cellIns w:id="466" w:author="Author"/>
          </w:tcPr>
          <w:p w14:paraId="5584912D" w14:textId="77777777" w:rsidR="00887B63" w:rsidRDefault="00887B63">
            <w:pPr>
              <w:pStyle w:val="OLtablecolumnheading"/>
              <w:rPr>
                <w:b w:val="0"/>
              </w:rPr>
            </w:pPr>
            <w:ins w:id="467" w:author="Author">
              <w:r>
                <w:t>F1</w:t>
              </w:r>
            </w:ins>
          </w:p>
        </w:tc>
      </w:tr>
      <w:tr w:rsidR="003F379C" w14:paraId="4A3ADF48" w14:textId="412AFC63">
        <w:tc>
          <w:tcPr>
            <w:tcW w:w="0" w:type="auto"/>
            <w:gridSpan w:val="2"/>
          </w:tcPr>
          <w:p w14:paraId="698BB865" w14:textId="77777777" w:rsidR="003F379C" w:rsidRDefault="00887B63">
            <w:pPr>
              <w:pStyle w:val="Compact"/>
            </w:pPr>
            <w:ins w:id="468" w:author="Author">
              <w:r>
                <w:rPr>
                  <w:sz w:val="16"/>
                </w:rPr>
                <w:t>form + meaning (25)</w:t>
              </w:r>
            </w:ins>
            <w:del w:id="469" w:author="Author">
              <w:r>
                <w:delText>Tolaki</w:delText>
              </w:r>
            </w:del>
          </w:p>
        </w:tc>
        <w:tc>
          <w:tcPr>
            <w:tcW w:w="780" w:type="dxa"/>
            <w:gridSpan w:val="2"/>
            <w:cellIns w:id="470" w:author="Author"/>
          </w:tcPr>
          <w:p w14:paraId="7BC67E03" w14:textId="77777777" w:rsidR="00887B63" w:rsidRDefault="00887B63">
            <w:pPr>
              <w:pStyle w:val="OLtablecontents"/>
              <w:rPr>
                <w:i/>
              </w:rPr>
            </w:pPr>
            <w:ins w:id="471" w:author="Author">
              <w:r>
                <w:t>XGBoost</w:t>
              </w:r>
            </w:ins>
          </w:p>
        </w:tc>
        <w:tc>
          <w:tcPr>
            <w:tcW w:w="0" w:type="auto"/>
          </w:tcPr>
          <w:p w14:paraId="302DDEA6" w14:textId="4B31E613" w:rsidR="003F379C" w:rsidRDefault="00887B63">
            <w:pPr>
              <w:pStyle w:val="Compact"/>
              <w:jc w:val="right"/>
            </w:pPr>
            <w:r>
              <w:t>0</w:t>
            </w:r>
            <w:r>
              <w:t>.</w:t>
            </w:r>
            <w:ins w:id="472" w:author="Author">
              <w:r>
                <w:rPr>
                  <w:sz w:val="16"/>
                </w:rPr>
                <w:t>727</w:t>
              </w:r>
            </w:ins>
            <w:del w:id="473" w:author="Author">
              <w:r>
                <w:delText>806</w:delText>
              </w:r>
            </w:del>
          </w:p>
        </w:tc>
        <w:tc>
          <w:tcPr>
            <w:tcW w:w="0" w:type="auto"/>
          </w:tcPr>
          <w:p w14:paraId="6AC3459E" w14:textId="77777777" w:rsidR="003F379C" w:rsidRDefault="00887B63">
            <w:pPr>
              <w:pStyle w:val="Compact"/>
              <w:jc w:val="right"/>
            </w:pPr>
            <w:r>
              <w:t>0.</w:t>
            </w:r>
            <w:ins w:id="474" w:author="Author">
              <w:r>
                <w:rPr>
                  <w:sz w:val="16"/>
                </w:rPr>
                <w:t>719</w:t>
              </w:r>
            </w:ins>
            <w:del w:id="475" w:author="Author">
              <w:r>
                <w:delText>530</w:delText>
              </w:r>
            </w:del>
          </w:p>
        </w:tc>
        <w:tc>
          <w:tcPr>
            <w:tcW w:w="0" w:type="auto"/>
          </w:tcPr>
          <w:p w14:paraId="6052AAE5" w14:textId="77777777" w:rsidR="003F379C" w:rsidRDefault="00887B63">
            <w:pPr>
              <w:pStyle w:val="Compact"/>
              <w:jc w:val="right"/>
            </w:pPr>
            <w:r>
              <w:t>0.</w:t>
            </w:r>
            <w:ins w:id="476" w:author="Author">
              <w:r>
                <w:rPr>
                  <w:sz w:val="16"/>
                </w:rPr>
                <w:t>677</w:t>
              </w:r>
            </w:ins>
            <w:del w:id="477" w:author="Author">
              <w:r>
                <w:delText>364</w:delText>
              </w:r>
            </w:del>
          </w:p>
        </w:tc>
        <w:tc>
          <w:tcPr>
            <w:tcW w:w="0" w:type="auto"/>
          </w:tcPr>
          <w:p w14:paraId="5E72EDA1" w14:textId="77777777" w:rsidR="003F379C" w:rsidRDefault="00887B63">
            <w:pPr>
              <w:pStyle w:val="Compact"/>
              <w:jc w:val="right"/>
            </w:pPr>
            <w:ins w:id="478" w:author="Author">
              <w:r>
                <w:rPr>
                  <w:sz w:val="16"/>
                </w:rPr>
                <w:t>0.597</w:t>
              </w:r>
            </w:ins>
            <w:del w:id="479" w:author="Author">
              <w:r>
                <w:delText>209</w:delText>
              </w:r>
            </w:del>
          </w:p>
        </w:tc>
        <w:tc>
          <w:tcPr>
            <w:tcW w:w="0" w:type="auto"/>
            <w:gridSpan w:val="2"/>
          </w:tcPr>
          <w:p w14:paraId="7A131C8A" w14:textId="77777777" w:rsidR="003F379C" w:rsidRDefault="00887B63">
            <w:pPr>
              <w:pStyle w:val="Compact"/>
              <w:jc w:val="right"/>
            </w:pPr>
            <w:ins w:id="480" w:author="Author">
              <w:r>
                <w:rPr>
                  <w:sz w:val="16"/>
                </w:rPr>
                <w:t>0.404</w:t>
              </w:r>
            </w:ins>
            <w:del w:id="481" w:author="Author">
              <w:r>
                <w:delText>134</w:delText>
              </w:r>
            </w:del>
          </w:p>
        </w:tc>
        <w:tc>
          <w:tcPr>
            <w:tcW w:w="780" w:type="dxa"/>
            <w:gridSpan w:val="2"/>
            <w:cellIns w:id="482" w:author="Author"/>
          </w:tcPr>
          <w:p w14:paraId="532DE2C9" w14:textId="77777777" w:rsidR="00887B63" w:rsidRDefault="00887B63">
            <w:pPr>
              <w:pStyle w:val="OLtablecontents"/>
              <w:rPr>
                <w:i/>
              </w:rPr>
            </w:pPr>
            <w:ins w:id="483" w:author="Author">
              <w:r>
                <w:t>0.480</w:t>
              </w:r>
            </w:ins>
          </w:p>
        </w:tc>
      </w:tr>
      <w:tr w:rsidR="003F379C" w14:paraId="6043F58A" w14:textId="77777777">
        <w:trPr>
          <w:del w:id="484" w:author="Author"/>
        </w:trPr>
        <w:tc>
          <w:tcPr>
            <w:tcW w:w="0" w:type="auto"/>
            <w:gridSpan w:val="4"/>
          </w:tcPr>
          <w:p w14:paraId="4F949E74" w14:textId="77777777" w:rsidR="003F379C" w:rsidRDefault="00887B63">
            <w:pPr>
              <w:pStyle w:val="Compact"/>
              <w:rPr>
                <w:del w:id="485" w:author="Author"/>
              </w:rPr>
            </w:pPr>
            <w:del w:id="486" w:author="Author">
              <w:r>
                <w:delText>Makassar</w:delText>
              </w:r>
            </w:del>
          </w:p>
        </w:tc>
        <w:tc>
          <w:tcPr>
            <w:tcW w:w="0" w:type="auto"/>
          </w:tcPr>
          <w:p w14:paraId="138FA50E" w14:textId="77777777" w:rsidR="003F379C" w:rsidRDefault="00887B63">
            <w:pPr>
              <w:pStyle w:val="Compact"/>
              <w:jc w:val="right"/>
              <w:rPr>
                <w:del w:id="487" w:author="Author"/>
              </w:rPr>
            </w:pPr>
            <w:del w:id="488" w:author="Author">
              <w:r>
                <w:delText>0.747</w:delText>
              </w:r>
            </w:del>
          </w:p>
        </w:tc>
        <w:tc>
          <w:tcPr>
            <w:tcW w:w="0" w:type="auto"/>
          </w:tcPr>
          <w:p w14:paraId="08BBC68F" w14:textId="77777777" w:rsidR="003F379C" w:rsidRDefault="00887B63">
            <w:pPr>
              <w:pStyle w:val="Compact"/>
              <w:jc w:val="right"/>
              <w:rPr>
                <w:del w:id="489" w:author="Author"/>
              </w:rPr>
            </w:pPr>
            <w:del w:id="490" w:author="Author">
              <w:r>
                <w:delText>0.781</w:delText>
              </w:r>
            </w:del>
          </w:p>
        </w:tc>
        <w:tc>
          <w:tcPr>
            <w:tcW w:w="0" w:type="auto"/>
          </w:tcPr>
          <w:p w14:paraId="26BCFF78" w14:textId="77777777" w:rsidR="003F379C" w:rsidRDefault="00887B63">
            <w:pPr>
              <w:pStyle w:val="Compact"/>
              <w:jc w:val="right"/>
              <w:rPr>
                <w:del w:id="491" w:author="Author"/>
              </w:rPr>
            </w:pPr>
            <w:del w:id="492" w:author="Author">
              <w:r>
                <w:delText>0.659</w:delText>
              </w:r>
            </w:del>
          </w:p>
        </w:tc>
        <w:tc>
          <w:tcPr>
            <w:tcW w:w="0" w:type="auto"/>
          </w:tcPr>
          <w:p w14:paraId="3BA155D1" w14:textId="77777777" w:rsidR="003F379C" w:rsidRDefault="00887B63">
            <w:pPr>
              <w:pStyle w:val="Compact"/>
              <w:jc w:val="right"/>
              <w:rPr>
                <w:del w:id="493" w:author="Author"/>
              </w:rPr>
            </w:pPr>
            <w:del w:id="494" w:author="Author">
              <w:r>
                <w:delText>217</w:delText>
              </w:r>
            </w:del>
          </w:p>
        </w:tc>
        <w:tc>
          <w:tcPr>
            <w:tcW w:w="0" w:type="auto"/>
            <w:gridSpan w:val="4"/>
          </w:tcPr>
          <w:p w14:paraId="376607BF" w14:textId="77777777" w:rsidR="003F379C" w:rsidRDefault="00887B63">
            <w:pPr>
              <w:pStyle w:val="Compact"/>
              <w:jc w:val="right"/>
              <w:rPr>
                <w:del w:id="495" w:author="Author"/>
              </w:rPr>
            </w:pPr>
            <w:del w:id="496" w:author="Author">
              <w:r>
                <w:delText>80</w:delText>
              </w:r>
            </w:del>
          </w:p>
        </w:tc>
      </w:tr>
      <w:tr w:rsidR="003F379C" w14:paraId="2BD2073D" w14:textId="17F2F186">
        <w:tc>
          <w:tcPr>
            <w:tcW w:w="0" w:type="auto"/>
            <w:gridSpan w:val="2"/>
          </w:tcPr>
          <w:p w14:paraId="2A2F9017" w14:textId="77777777" w:rsidR="003F379C" w:rsidRDefault="00887B63">
            <w:pPr>
              <w:pStyle w:val="Compact"/>
            </w:pPr>
            <w:ins w:id="497" w:author="Author">
              <w:r>
                <w:rPr>
                  <w:sz w:val="16"/>
                </w:rPr>
                <w:t>form + meaning (25)</w:t>
              </w:r>
            </w:ins>
            <w:del w:id="498" w:author="Author">
              <w:r>
                <w:delText>Bugis</w:delText>
              </w:r>
            </w:del>
          </w:p>
        </w:tc>
        <w:tc>
          <w:tcPr>
            <w:tcW w:w="780" w:type="dxa"/>
            <w:gridSpan w:val="2"/>
            <w:cellIns w:id="499" w:author="Author"/>
          </w:tcPr>
          <w:p w14:paraId="53A217D9" w14:textId="77777777" w:rsidR="00887B63" w:rsidRDefault="00887B63">
            <w:pPr>
              <w:pStyle w:val="OLtablecontents"/>
              <w:rPr>
                <w:i/>
              </w:rPr>
            </w:pPr>
            <w:ins w:id="500" w:author="Author">
              <w:r>
                <w:t>Random Forest</w:t>
              </w:r>
            </w:ins>
          </w:p>
        </w:tc>
        <w:tc>
          <w:tcPr>
            <w:tcW w:w="0" w:type="auto"/>
          </w:tcPr>
          <w:p w14:paraId="7DB79DD7" w14:textId="161EB7F2" w:rsidR="003F379C" w:rsidRDefault="00887B63">
            <w:pPr>
              <w:pStyle w:val="Compact"/>
              <w:jc w:val="right"/>
            </w:pPr>
            <w:r>
              <w:t>0</w:t>
            </w:r>
            <w:r>
              <w:t>.727</w:t>
            </w:r>
          </w:p>
        </w:tc>
        <w:tc>
          <w:tcPr>
            <w:tcW w:w="0" w:type="auto"/>
          </w:tcPr>
          <w:p w14:paraId="082F38FF" w14:textId="77777777" w:rsidR="003F379C" w:rsidRDefault="00887B63">
            <w:pPr>
              <w:pStyle w:val="Compact"/>
              <w:jc w:val="right"/>
            </w:pPr>
            <w:r>
              <w:t>0.</w:t>
            </w:r>
            <w:ins w:id="501" w:author="Author">
              <w:r>
                <w:rPr>
                  <w:sz w:val="16"/>
                </w:rPr>
                <w:t>663</w:t>
              </w:r>
            </w:ins>
            <w:del w:id="502" w:author="Author">
              <w:r>
                <w:delText>799</w:delText>
              </w:r>
            </w:del>
          </w:p>
        </w:tc>
        <w:tc>
          <w:tcPr>
            <w:tcW w:w="0" w:type="auto"/>
          </w:tcPr>
          <w:p w14:paraId="16AA33BB" w14:textId="77777777" w:rsidR="003F379C" w:rsidRDefault="00887B63">
            <w:pPr>
              <w:pStyle w:val="Compact"/>
              <w:jc w:val="right"/>
            </w:pPr>
            <w:r>
              <w:t>0.</w:t>
            </w:r>
            <w:ins w:id="503" w:author="Author">
              <w:r>
                <w:rPr>
                  <w:sz w:val="16"/>
                </w:rPr>
                <w:t>677</w:t>
              </w:r>
            </w:ins>
            <w:del w:id="504" w:author="Author">
              <w:r>
                <w:delText>707</w:delText>
              </w:r>
            </w:del>
          </w:p>
        </w:tc>
        <w:tc>
          <w:tcPr>
            <w:tcW w:w="0" w:type="auto"/>
          </w:tcPr>
          <w:p w14:paraId="1A8F3D0A" w14:textId="77777777" w:rsidR="003F379C" w:rsidRDefault="00887B63">
            <w:pPr>
              <w:pStyle w:val="Compact"/>
              <w:jc w:val="right"/>
            </w:pPr>
            <w:ins w:id="505" w:author="Author">
              <w:r>
                <w:rPr>
                  <w:sz w:val="16"/>
                </w:rPr>
                <w:t>0.483</w:t>
              </w:r>
            </w:ins>
            <w:del w:id="506" w:author="Author">
              <w:r>
                <w:delText>242</w:delText>
              </w:r>
            </w:del>
          </w:p>
        </w:tc>
        <w:tc>
          <w:tcPr>
            <w:tcW w:w="0" w:type="auto"/>
            <w:gridSpan w:val="2"/>
          </w:tcPr>
          <w:p w14:paraId="042573A4" w14:textId="77777777" w:rsidR="003F379C" w:rsidRDefault="00887B63">
            <w:pPr>
              <w:pStyle w:val="Compact"/>
              <w:jc w:val="right"/>
            </w:pPr>
            <w:ins w:id="507" w:author="Author">
              <w:r>
                <w:rPr>
                  <w:sz w:val="16"/>
                </w:rPr>
                <w:t>0.622</w:t>
              </w:r>
            </w:ins>
            <w:del w:id="508" w:author="Author">
              <w:r>
                <w:delText>62</w:delText>
              </w:r>
            </w:del>
          </w:p>
        </w:tc>
        <w:tc>
          <w:tcPr>
            <w:tcW w:w="780" w:type="dxa"/>
            <w:gridSpan w:val="2"/>
            <w:cellIns w:id="509" w:author="Author"/>
          </w:tcPr>
          <w:p w14:paraId="7054E28D" w14:textId="77777777" w:rsidR="00887B63" w:rsidRDefault="00887B63">
            <w:pPr>
              <w:pStyle w:val="OLtablecontents"/>
              <w:rPr>
                <w:i/>
              </w:rPr>
            </w:pPr>
            <w:ins w:id="510" w:author="Author">
              <w:r>
                <w:t>0.543</w:t>
              </w:r>
            </w:ins>
          </w:p>
        </w:tc>
      </w:tr>
      <w:tr w:rsidR="003F379C" w14:paraId="5AEF2E8D" w14:textId="76FDE506">
        <w:tc>
          <w:tcPr>
            <w:tcW w:w="0" w:type="auto"/>
            <w:gridSpan w:val="2"/>
          </w:tcPr>
          <w:p w14:paraId="336C6C87" w14:textId="77777777" w:rsidR="003F379C" w:rsidRDefault="00887B63">
            <w:pPr>
              <w:pStyle w:val="Compact"/>
            </w:pPr>
            <w:ins w:id="511" w:author="Author">
              <w:r>
                <w:rPr>
                  <w:sz w:val="16"/>
                </w:rPr>
                <w:t>form + meaning (25)</w:t>
              </w:r>
            </w:ins>
            <w:del w:id="512" w:author="Author">
              <w:r>
                <w:delText>Wolio</w:delText>
              </w:r>
            </w:del>
          </w:p>
        </w:tc>
        <w:tc>
          <w:tcPr>
            <w:tcW w:w="780" w:type="dxa"/>
            <w:gridSpan w:val="2"/>
            <w:cellIns w:id="513" w:author="Author"/>
          </w:tcPr>
          <w:p w14:paraId="47E66229" w14:textId="77777777" w:rsidR="00887B63" w:rsidRDefault="00887B63">
            <w:pPr>
              <w:pStyle w:val="OLtablecontents"/>
              <w:rPr>
                <w:i/>
              </w:rPr>
            </w:pPr>
            <w:ins w:id="514" w:author="Author">
              <w:r>
                <w:t>Logistic regression</w:t>
              </w:r>
            </w:ins>
          </w:p>
        </w:tc>
        <w:tc>
          <w:tcPr>
            <w:tcW w:w="0" w:type="auto"/>
          </w:tcPr>
          <w:p w14:paraId="618C47D0" w14:textId="39F622A6" w:rsidR="003F379C" w:rsidRDefault="00887B63">
            <w:pPr>
              <w:pStyle w:val="Compact"/>
              <w:jc w:val="right"/>
            </w:pPr>
            <w:r>
              <w:t>0</w:t>
            </w:r>
            <w:r>
              <w:t>.</w:t>
            </w:r>
            <w:ins w:id="515" w:author="Author">
              <w:r>
                <w:rPr>
                  <w:sz w:val="16"/>
                </w:rPr>
                <w:t>700</w:t>
              </w:r>
            </w:ins>
            <w:del w:id="516" w:author="Author">
              <w:r>
                <w:delText>697</w:delText>
              </w:r>
            </w:del>
          </w:p>
        </w:tc>
        <w:tc>
          <w:tcPr>
            <w:tcW w:w="0" w:type="auto"/>
          </w:tcPr>
          <w:p w14:paraId="5DABEF6C" w14:textId="77777777" w:rsidR="003F379C" w:rsidRDefault="00887B63">
            <w:pPr>
              <w:pStyle w:val="Compact"/>
              <w:jc w:val="right"/>
            </w:pPr>
            <w:r>
              <w:t>0.</w:t>
            </w:r>
            <w:ins w:id="517" w:author="Author">
              <w:r>
                <w:rPr>
                  <w:sz w:val="16"/>
                </w:rPr>
                <w:t>648</w:t>
              </w:r>
            </w:ins>
            <w:del w:id="518" w:author="Author">
              <w:r>
                <w:delText>798</w:delText>
              </w:r>
            </w:del>
          </w:p>
        </w:tc>
        <w:tc>
          <w:tcPr>
            <w:tcW w:w="0" w:type="auto"/>
          </w:tcPr>
          <w:p w14:paraId="280CDB8D" w14:textId="77777777" w:rsidR="003F379C" w:rsidRDefault="00887B63">
            <w:pPr>
              <w:pStyle w:val="Compact"/>
              <w:jc w:val="right"/>
            </w:pPr>
            <w:r>
              <w:t>0.</w:t>
            </w:r>
            <w:ins w:id="519" w:author="Author">
              <w:r>
                <w:rPr>
                  <w:sz w:val="16"/>
                </w:rPr>
                <w:t>677</w:t>
              </w:r>
            </w:ins>
            <w:del w:id="520" w:author="Author">
              <w:r>
                <w:delText>669</w:delText>
              </w:r>
            </w:del>
          </w:p>
        </w:tc>
        <w:tc>
          <w:tcPr>
            <w:tcW w:w="0" w:type="auto"/>
          </w:tcPr>
          <w:p w14:paraId="104F777C" w14:textId="77777777" w:rsidR="003F379C" w:rsidRDefault="00887B63">
            <w:pPr>
              <w:pStyle w:val="Compact"/>
              <w:jc w:val="right"/>
            </w:pPr>
            <w:ins w:id="521" w:author="Author">
              <w:r>
                <w:rPr>
                  <w:sz w:val="16"/>
                </w:rPr>
                <w:t>0.468</w:t>
              </w:r>
            </w:ins>
            <w:del w:id="522" w:author="Author">
              <w:r>
                <w:delText>254</w:delText>
              </w:r>
            </w:del>
          </w:p>
        </w:tc>
        <w:tc>
          <w:tcPr>
            <w:tcW w:w="0" w:type="auto"/>
            <w:gridSpan w:val="2"/>
          </w:tcPr>
          <w:p w14:paraId="53A7798E" w14:textId="77777777" w:rsidR="003F379C" w:rsidRDefault="00887B63">
            <w:pPr>
              <w:pStyle w:val="Compact"/>
              <w:jc w:val="right"/>
            </w:pPr>
            <w:ins w:id="523" w:author="Author">
              <w:r>
                <w:rPr>
                  <w:sz w:val="16"/>
                </w:rPr>
                <w:t>0.657</w:t>
              </w:r>
            </w:ins>
            <w:del w:id="524" w:author="Author">
              <w:r>
                <w:delText>83</w:delText>
              </w:r>
            </w:del>
          </w:p>
        </w:tc>
        <w:tc>
          <w:tcPr>
            <w:tcW w:w="780" w:type="dxa"/>
            <w:gridSpan w:val="2"/>
            <w:cellIns w:id="525" w:author="Author"/>
          </w:tcPr>
          <w:p w14:paraId="05E48A86" w14:textId="77777777" w:rsidR="00887B63" w:rsidRDefault="00887B63">
            <w:pPr>
              <w:pStyle w:val="OLtablecontents"/>
              <w:rPr>
                <w:i/>
              </w:rPr>
            </w:pPr>
            <w:ins w:id="526" w:author="Author">
              <w:r>
                <w:t>0.546</w:t>
              </w:r>
            </w:ins>
          </w:p>
        </w:tc>
      </w:tr>
      <w:tr w:rsidR="003F379C" w14:paraId="2CB02897" w14:textId="77777777">
        <w:tc>
          <w:tcPr>
            <w:tcW w:w="0" w:type="auto"/>
          </w:tcPr>
          <w:p w14:paraId="24D9BBA1" w14:textId="77777777" w:rsidR="003F379C" w:rsidRDefault="00887B63">
            <w:pPr>
              <w:pStyle w:val="Compact"/>
            </w:pPr>
            <w:ins w:id="527" w:author="Author">
              <w:r>
                <w:rPr>
                  <w:sz w:val="16"/>
                </w:rPr>
                <w:t>form only (17)</w:t>
              </w:r>
            </w:ins>
            <w:del w:id="528" w:author="Author">
              <w:r>
                <w:delText>Toraja-Sa’dan</w:delText>
              </w:r>
            </w:del>
          </w:p>
        </w:tc>
        <w:tc>
          <w:tcPr>
            <w:tcW w:w="780" w:type="dxa"/>
            <w:gridSpan w:val="2"/>
            <w:cellIns w:id="529" w:author="Author"/>
          </w:tcPr>
          <w:p w14:paraId="0072A73F" w14:textId="77777777" w:rsidR="00887B63" w:rsidRDefault="00887B63">
            <w:pPr>
              <w:pStyle w:val="OLtablecontents"/>
              <w:rPr>
                <w:i/>
              </w:rPr>
            </w:pPr>
            <w:moveToRangeStart w:id="530" w:author="Author" w:name="move242359910"/>
            <w:moveTo w:id="531" w:author="Author">
              <w:r>
                <w:t>XGBoost</w:t>
              </w:r>
            </w:moveTo>
            <w:moveToRangeEnd w:id="530"/>
          </w:p>
        </w:tc>
        <w:tc>
          <w:tcPr>
            <w:tcW w:w="780" w:type="dxa"/>
            <w:cellIns w:id="532" w:author="Author"/>
          </w:tcPr>
          <w:p w14:paraId="4986CCD1" w14:textId="77777777" w:rsidR="00887B63" w:rsidRDefault="00887B63">
            <w:pPr>
              <w:pStyle w:val="OLtablecontents"/>
              <w:rPr>
                <w:i/>
              </w:rPr>
            </w:pPr>
            <w:ins w:id="533" w:author="Author">
              <w:r>
                <w:t>0.672</w:t>
              </w:r>
            </w:ins>
          </w:p>
        </w:tc>
        <w:tc>
          <w:tcPr>
            <w:tcW w:w="0" w:type="auto"/>
          </w:tcPr>
          <w:p w14:paraId="4FFFD240" w14:textId="3990E081" w:rsidR="003F379C" w:rsidRDefault="00887B63">
            <w:pPr>
              <w:pStyle w:val="Compact"/>
              <w:jc w:val="right"/>
            </w:pPr>
            <w:r>
              <w:t>0</w:t>
            </w:r>
            <w:r>
              <w:t>.696</w:t>
            </w:r>
          </w:p>
        </w:tc>
        <w:tc>
          <w:tcPr>
            <w:tcW w:w="0" w:type="auto"/>
          </w:tcPr>
          <w:p w14:paraId="2431B506" w14:textId="77777777" w:rsidR="003F379C" w:rsidRDefault="00887B63">
            <w:pPr>
              <w:pStyle w:val="Compact"/>
              <w:jc w:val="right"/>
            </w:pPr>
            <w:r>
              <w:t>0.</w:t>
            </w:r>
            <w:ins w:id="534" w:author="Author">
              <w:r>
                <w:rPr>
                  <w:sz w:val="16"/>
                </w:rPr>
                <w:t>677</w:t>
              </w:r>
            </w:ins>
            <w:del w:id="535" w:author="Author">
              <w:r>
                <w:delText>787</w:delText>
              </w:r>
            </w:del>
          </w:p>
        </w:tc>
        <w:tc>
          <w:tcPr>
            <w:tcW w:w="0" w:type="auto"/>
          </w:tcPr>
          <w:p w14:paraId="21FA5D81" w14:textId="77777777" w:rsidR="003F379C" w:rsidRDefault="00887B63">
            <w:pPr>
              <w:pStyle w:val="Compact"/>
              <w:jc w:val="right"/>
            </w:pPr>
            <w:r>
              <w:t>0.</w:t>
            </w:r>
            <w:ins w:id="536" w:author="Author">
              <w:r>
                <w:rPr>
                  <w:sz w:val="16"/>
                </w:rPr>
                <w:t>560</w:t>
              </w:r>
            </w:ins>
            <w:del w:id="537" w:author="Author">
              <w:r>
                <w:delText>690</w:delText>
              </w:r>
            </w:del>
          </w:p>
        </w:tc>
        <w:tc>
          <w:tcPr>
            <w:tcW w:w="0" w:type="auto"/>
          </w:tcPr>
          <w:p w14:paraId="1CE1EBCB" w14:textId="77777777" w:rsidR="003F379C" w:rsidRDefault="00887B63">
            <w:pPr>
              <w:pStyle w:val="Compact"/>
              <w:jc w:val="right"/>
            </w:pPr>
            <w:ins w:id="538" w:author="Author">
              <w:r>
                <w:rPr>
                  <w:sz w:val="16"/>
                </w:rPr>
                <w:t>0.304</w:t>
              </w:r>
            </w:ins>
            <w:del w:id="539" w:author="Author">
              <w:r>
                <w:delText>216</w:delText>
              </w:r>
            </w:del>
          </w:p>
        </w:tc>
        <w:tc>
          <w:tcPr>
            <w:tcW w:w="0" w:type="auto"/>
            <w:gridSpan w:val="4"/>
          </w:tcPr>
          <w:p w14:paraId="221F7AA1" w14:textId="77777777" w:rsidR="003F379C" w:rsidRDefault="00887B63">
            <w:pPr>
              <w:pStyle w:val="Compact"/>
              <w:jc w:val="right"/>
            </w:pPr>
            <w:ins w:id="540" w:author="Author">
              <w:r>
                <w:rPr>
                  <w:sz w:val="16"/>
                </w:rPr>
                <w:t>0.391</w:t>
              </w:r>
            </w:ins>
            <w:del w:id="541" w:author="Author">
              <w:r>
                <w:delText>45</w:delText>
              </w:r>
            </w:del>
          </w:p>
        </w:tc>
      </w:tr>
      <w:tr w:rsidR="003F379C" w14:paraId="2DBF27FB" w14:textId="4E75ECA1">
        <w:tc>
          <w:tcPr>
            <w:tcW w:w="0" w:type="auto"/>
            <w:gridSpan w:val="4"/>
          </w:tcPr>
          <w:p w14:paraId="7D11E1DF" w14:textId="77777777" w:rsidR="003F379C" w:rsidRDefault="00887B63">
            <w:pPr>
              <w:pStyle w:val="Compact"/>
            </w:pPr>
            <w:ins w:id="542" w:author="Author">
              <w:r>
                <w:rPr>
                  <w:sz w:val="16"/>
                </w:rPr>
                <w:t>form only (17)</w:t>
              </w:r>
            </w:ins>
            <w:del w:id="543" w:author="Author">
              <w:r>
                <w:delText>Muna</w:delText>
              </w:r>
            </w:del>
          </w:p>
        </w:tc>
        <w:tc>
          <w:tcPr>
            <w:tcW w:w="0" w:type="auto"/>
          </w:tcPr>
          <w:p w14:paraId="321330FB" w14:textId="77777777" w:rsidR="003F379C" w:rsidRDefault="00887B63">
            <w:pPr>
              <w:pStyle w:val="Compact"/>
              <w:jc w:val="right"/>
            </w:pPr>
            <w:ins w:id="544" w:author="Author">
              <w:r>
                <w:rPr>
                  <w:sz w:val="16"/>
                </w:rPr>
                <w:t>Random Forest</w:t>
              </w:r>
            </w:ins>
            <w:del w:id="545" w:author="Author">
              <w:r>
                <w:delText>0.618</w:delText>
              </w:r>
            </w:del>
          </w:p>
        </w:tc>
        <w:tc>
          <w:tcPr>
            <w:tcW w:w="0" w:type="auto"/>
          </w:tcPr>
          <w:p w14:paraId="254AE886" w14:textId="77777777" w:rsidR="003F379C" w:rsidRDefault="00887B63">
            <w:pPr>
              <w:pStyle w:val="Compact"/>
              <w:jc w:val="right"/>
            </w:pPr>
            <w:r>
              <w:t>0.</w:t>
            </w:r>
            <w:ins w:id="546" w:author="Author">
              <w:r>
                <w:rPr>
                  <w:sz w:val="16"/>
                </w:rPr>
                <w:t>683</w:t>
              </w:r>
            </w:ins>
            <w:del w:id="547" w:author="Author">
              <w:r>
                <w:delText>465</w:delText>
              </w:r>
            </w:del>
          </w:p>
        </w:tc>
        <w:tc>
          <w:tcPr>
            <w:tcW w:w="0" w:type="auto"/>
          </w:tcPr>
          <w:p w14:paraId="45C72044" w14:textId="77777777" w:rsidR="003F379C" w:rsidRDefault="00887B63">
            <w:pPr>
              <w:pStyle w:val="Compact"/>
              <w:jc w:val="right"/>
            </w:pPr>
            <w:r>
              <w:t>0.</w:t>
            </w:r>
            <w:ins w:id="548" w:author="Author">
              <w:r>
                <w:rPr>
                  <w:sz w:val="16"/>
                </w:rPr>
                <w:t>646</w:t>
              </w:r>
            </w:ins>
            <w:del w:id="549" w:author="Author">
              <w:r>
                <w:delText>402</w:delText>
              </w:r>
            </w:del>
          </w:p>
        </w:tc>
        <w:tc>
          <w:tcPr>
            <w:tcW w:w="0" w:type="auto"/>
          </w:tcPr>
          <w:p w14:paraId="032DA467" w14:textId="77777777" w:rsidR="003F379C" w:rsidRDefault="00887B63">
            <w:pPr>
              <w:pStyle w:val="Compact"/>
              <w:jc w:val="right"/>
            </w:pPr>
            <w:ins w:id="550" w:author="Author">
              <w:r>
                <w:rPr>
                  <w:sz w:val="16"/>
                </w:rPr>
                <w:t>0.677</w:t>
              </w:r>
            </w:ins>
            <w:del w:id="551" w:author="Author">
              <w:r>
                <w:delText>219</w:delText>
              </w:r>
            </w:del>
          </w:p>
        </w:tc>
        <w:tc>
          <w:tcPr>
            <w:tcW w:w="0" w:type="auto"/>
          </w:tcPr>
          <w:p w14:paraId="0908B2C7" w14:textId="77777777" w:rsidR="003F379C" w:rsidRDefault="00887B63">
            <w:pPr>
              <w:pStyle w:val="Compact"/>
              <w:jc w:val="right"/>
            </w:pPr>
            <w:ins w:id="552" w:author="Author">
              <w:r>
                <w:rPr>
                  <w:sz w:val="16"/>
                </w:rPr>
                <w:t>0.463</w:t>
              </w:r>
            </w:ins>
            <w:del w:id="553" w:author="Author">
              <w:r>
                <w:delText>34</w:delText>
              </w:r>
            </w:del>
          </w:p>
        </w:tc>
        <w:tc>
          <w:tcPr>
            <w:tcW w:w="780" w:type="dxa"/>
            <w:gridSpan w:val="2"/>
            <w:cellIns w:id="554" w:author="Author"/>
          </w:tcPr>
          <w:p w14:paraId="029B9C89" w14:textId="77777777" w:rsidR="00887B63" w:rsidRDefault="00887B63">
            <w:pPr>
              <w:pStyle w:val="OLtablecontents"/>
              <w:rPr>
                <w:i/>
              </w:rPr>
            </w:pPr>
            <w:ins w:id="555" w:author="Author">
              <w:r>
                <w:t>0.581</w:t>
              </w:r>
            </w:ins>
          </w:p>
        </w:tc>
        <w:tc>
          <w:tcPr>
            <w:tcW w:w="780" w:type="dxa"/>
            <w:cellIns w:id="556" w:author="Author"/>
          </w:tcPr>
          <w:p w14:paraId="26D0E2C0" w14:textId="77777777" w:rsidR="00887B63" w:rsidRDefault="00887B63">
            <w:pPr>
              <w:pStyle w:val="OLtablecontents"/>
              <w:rPr>
                <w:i/>
              </w:rPr>
            </w:pPr>
            <w:ins w:id="557" w:author="Author">
              <w:r>
                <w:t>0.514</w:t>
              </w:r>
            </w:ins>
          </w:p>
        </w:tc>
      </w:tr>
      <w:tr w:rsidR="003F379C" w14:paraId="7F09D363" w14:textId="57C55E9C">
        <w:tc>
          <w:tcPr>
            <w:tcW w:w="0" w:type="auto"/>
            <w:gridSpan w:val="4"/>
          </w:tcPr>
          <w:p w14:paraId="196D8EAF" w14:textId="77777777" w:rsidR="003F379C" w:rsidRDefault="00887B63">
            <w:pPr>
              <w:pStyle w:val="Compact"/>
            </w:pPr>
            <w:ins w:id="558" w:author="Author">
              <w:r>
                <w:rPr>
                  <w:sz w:val="16"/>
                </w:rPr>
                <w:t>form only (17)</w:t>
              </w:r>
            </w:ins>
            <w:del w:id="559" w:author="Author">
              <w:r>
                <w:rPr>
                  <w:b/>
                  <w:bCs/>
                </w:rPr>
                <w:delText>Mean</w:delText>
              </w:r>
            </w:del>
          </w:p>
        </w:tc>
        <w:tc>
          <w:tcPr>
            <w:tcW w:w="0" w:type="auto"/>
          </w:tcPr>
          <w:p w14:paraId="1B07973F" w14:textId="77777777" w:rsidR="003F379C" w:rsidRDefault="00887B63">
            <w:pPr>
              <w:pStyle w:val="Compact"/>
              <w:jc w:val="right"/>
            </w:pPr>
            <w:ins w:id="560" w:author="Author">
              <w:r>
                <w:rPr>
                  <w:sz w:val="16"/>
                </w:rPr>
                <w:t>Logistic regression</w:t>
              </w:r>
            </w:ins>
            <w:del w:id="561" w:author="Author">
              <w:r>
                <w:rPr>
                  <w:b/>
                  <w:bCs/>
                </w:rPr>
                <w:delText>0.715 ± 0.057</w:delText>
              </w:r>
            </w:del>
          </w:p>
        </w:tc>
        <w:tc>
          <w:tcPr>
            <w:tcW w:w="0" w:type="auto"/>
          </w:tcPr>
          <w:p w14:paraId="0D42088B" w14:textId="77777777" w:rsidR="003F379C" w:rsidRDefault="00887B63">
            <w:pPr>
              <w:pStyle w:val="Compact"/>
              <w:jc w:val="right"/>
            </w:pPr>
            <w:ins w:id="562" w:author="Author">
              <w:r>
                <w:rPr>
                  <w:sz w:val="16"/>
                </w:rPr>
                <w:t>0.671</w:t>
              </w:r>
            </w:ins>
            <w:del w:id="563" w:author="Author">
              <w:r>
                <w:delText>—</w:delText>
              </w:r>
            </w:del>
          </w:p>
        </w:tc>
        <w:tc>
          <w:tcPr>
            <w:tcW w:w="0" w:type="auto"/>
          </w:tcPr>
          <w:p w14:paraId="394E849E" w14:textId="77777777" w:rsidR="003F379C" w:rsidRDefault="00887B63">
            <w:pPr>
              <w:pStyle w:val="Compact"/>
              <w:jc w:val="right"/>
            </w:pPr>
            <w:ins w:id="564" w:author="Author">
              <w:r>
                <w:rPr>
                  <w:sz w:val="16"/>
                </w:rPr>
                <w:t>0.629</w:t>
              </w:r>
            </w:ins>
            <w:del w:id="565" w:author="Author">
              <w:r>
                <w:delText>—</w:delText>
              </w:r>
            </w:del>
          </w:p>
        </w:tc>
        <w:tc>
          <w:tcPr>
            <w:tcW w:w="0" w:type="auto"/>
          </w:tcPr>
          <w:p w14:paraId="14426181" w14:textId="77777777" w:rsidR="003F379C" w:rsidRDefault="00887B63">
            <w:pPr>
              <w:pStyle w:val="Compact"/>
              <w:jc w:val="right"/>
            </w:pPr>
            <w:ins w:id="566" w:author="Author">
              <w:r>
                <w:rPr>
                  <w:sz w:val="16"/>
                </w:rPr>
                <w:t>0.677</w:t>
              </w:r>
            </w:ins>
            <w:del w:id="567" w:author="Author">
              <w:r>
                <w:delText>—</w:delText>
              </w:r>
            </w:del>
          </w:p>
        </w:tc>
        <w:tc>
          <w:tcPr>
            <w:tcW w:w="0" w:type="auto"/>
          </w:tcPr>
          <w:p w14:paraId="51A34138" w14:textId="77777777" w:rsidR="003F379C" w:rsidRDefault="00887B63">
            <w:pPr>
              <w:pStyle w:val="Compact"/>
              <w:jc w:val="right"/>
            </w:pPr>
            <w:ins w:id="568" w:author="Author">
              <w:r>
                <w:rPr>
                  <w:sz w:val="16"/>
                </w:rPr>
                <w:t>0.445</w:t>
              </w:r>
            </w:ins>
            <w:del w:id="569" w:author="Author">
              <w:r>
                <w:delText>—</w:delText>
              </w:r>
            </w:del>
          </w:p>
        </w:tc>
        <w:tc>
          <w:tcPr>
            <w:tcW w:w="780" w:type="dxa"/>
            <w:gridSpan w:val="2"/>
            <w:cellIns w:id="570" w:author="Author"/>
          </w:tcPr>
          <w:p w14:paraId="67BA99BE" w14:textId="77777777" w:rsidR="00887B63" w:rsidRDefault="00887B63">
            <w:pPr>
              <w:pStyle w:val="OLtablecontents"/>
              <w:rPr>
                <w:i/>
              </w:rPr>
            </w:pPr>
            <w:ins w:id="571" w:author="Author">
              <w:r>
                <w:t>0.601</w:t>
              </w:r>
            </w:ins>
          </w:p>
        </w:tc>
        <w:tc>
          <w:tcPr>
            <w:tcW w:w="780" w:type="dxa"/>
            <w:cellIns w:id="572" w:author="Author"/>
          </w:tcPr>
          <w:p w14:paraId="7CA8FCB0" w14:textId="77777777" w:rsidR="00887B63" w:rsidRDefault="00887B63">
            <w:pPr>
              <w:pStyle w:val="OLtablecontents"/>
              <w:rPr>
                <w:i/>
              </w:rPr>
            </w:pPr>
            <w:ins w:id="573" w:author="Author">
              <w:r>
                <w:t>0.511</w:t>
              </w:r>
            </w:ins>
          </w:p>
        </w:tc>
      </w:tr>
    </w:tbl>
    <w:bookmarkEnd w:id="449"/>
    <w:p w14:paraId="78FABFFF" w14:textId="77777777" w:rsidR="005D4CE5" w:rsidRDefault="00887B63">
      <w:pPr>
        <w:pStyle w:val="OLtext"/>
        <w:rPr>
          <w:ins w:id="574" w:author="Author"/>
        </w:rPr>
      </w:pPr>
      <w:ins w:id="575" w:author="Author">
        <w:r>
          <w:rPr>
            <w:sz w:val="16"/>
          </w:rPr>
          <w:t>Note. Five folds, ten repetitions, fifty test sets. Precision, recall and F1 are those of the uncoded class. "Always coded" is the accuracy of calling every form coded.</w:t>
        </w:r>
      </w:ins>
    </w:p>
    <w:p w14:paraId="36FF7932" w14:textId="77777777" w:rsidR="003F379C" w:rsidRDefault="00887B63">
      <w:pPr>
        <w:pStyle w:val="BodyText"/>
        <w:rPr>
          <w:del w:id="576" w:author="Author"/>
        </w:rPr>
      </w:pPr>
      <w:ins w:id="577" w:author="Author">
        <w:r>
          <w:rPr>
            <w:sz w:val="16"/>
          </w:rPr>
          <w:t xml:space="preserve">Standard deviation of the AUC over the ten repetition means / over the fifty test sets: form + meaning (25), </w:t>
        </w:r>
      </w:ins>
      <w:del w:id="578" w:author="Author">
        <w:r>
          <w:delText xml:space="preserve">Five of six languages achieve AUC ≥ 0.65, indicating that the phonological fingerprint generalizes across Sulawesi languages. Muna (AUC = 0.618) is the weakest, likely because its low residual rate (11.9%) provides limited substrate signal for the held-out test. </w:delText>
        </w:r>
        <w:r>
          <w:delText>Tolaki achieves the highest AUC (0.806) despite its inverted class balance (64% substrate), consistent with its phonologically distinctive non-mainstream vocabulary.</w:delText>
        </w:r>
      </w:del>
    </w:p>
    <w:p w14:paraId="01D9534D" w14:textId="77777777" w:rsidR="003F379C" w:rsidRDefault="00887B63">
      <w:pPr>
        <w:pStyle w:val="Heading3"/>
        <w:rPr>
          <w:del w:id="579" w:author="Author"/>
        </w:rPr>
      </w:pPr>
      <w:bookmarkStart w:id="580" w:name="sensitivity-tolaki"/>
      <w:bookmarkEnd w:id="444"/>
      <w:del w:id="581" w:author="Author">
        <w:r>
          <w:delText>Sensitivity: Tolaki</w:delText>
        </w:r>
      </w:del>
    </w:p>
    <w:p w14:paraId="095D662D" w14:textId="77777777" w:rsidR="003F379C" w:rsidRDefault="00887B63">
      <w:pPr>
        <w:pStyle w:val="FirstParagraph"/>
        <w:rPr>
          <w:del w:id="582" w:author="Author"/>
        </w:rPr>
      </w:pPr>
      <w:del w:id="583" w:author="Author">
        <w:r>
          <w:delText>Because Tolaki contributes a disproportionate share of substrate candidates (134/438, 30.6%), we assessed sensitivity by retraining Model B without Tolaki. The AUC decreased from 0.760 to 0.698 (Δ = -0.062) but remained above the 0.65 threshold, confirming that the phonological signal is not solely driven by Tolaki.</w:delText>
        </w:r>
      </w:del>
    </w:p>
    <w:p w14:paraId="5F257E7A" w14:textId="77777777" w:rsidR="003F379C" w:rsidRDefault="00887B63">
      <w:pPr>
        <w:pStyle w:val="Heading2"/>
        <w:rPr>
          <w:del w:id="584" w:author="Author"/>
        </w:rPr>
      </w:pPr>
      <w:bookmarkStart w:id="585" w:name="sec:results_ablation"/>
      <w:bookmarkEnd w:id="326"/>
      <w:bookmarkEnd w:id="580"/>
      <w:del w:id="586" w:author="Author">
        <w:r>
          <w:delText>Feature Ablation</w:delText>
        </w:r>
      </w:del>
    </w:p>
    <w:p w14:paraId="3C71ECA5" w14:textId="77777777" w:rsidR="003F379C" w:rsidRDefault="00887B63">
      <w:pPr>
        <w:pStyle w:val="FirstParagraph"/>
        <w:rPr>
          <w:del w:id="587" w:author="Author"/>
        </w:rPr>
      </w:pPr>
      <w:del w:id="588" w:author="Author">
        <w:r>
          <w:delText xml:space="preserve">Because </w:delText>
        </w:r>
        <w:r>
          <w:rPr>
            <w:rStyle w:val="VerbatimChar"/>
          </w:rPr>
          <w:delText>language_cognacy_coverage</w:delText>
        </w:r>
        <w:r>
          <w:delText xml:space="preserve"> is the highest-ranked SHAP feature and a language-level property correlated with the labeling process, we tested whether the phonological signal survives its removal. We trained three model variants: (1) the full 27-feature Model B; (2) an ablated model excluding </w:delText>
        </w:r>
        <w:r>
          <w:rPr>
            <w:rStyle w:val="VerbatimChar"/>
          </w:rPr>
          <w:delText>language_cognacy_coverage</w:delText>
        </w:r>
        <w:r>
          <w:delText xml:space="preserve"> (26 features); and (3) a “pure phonological” model excluding both language-control features (25 features).</w:delText>
        </w:r>
      </w:del>
    </w:p>
    <w:p w14:paraId="79905ACB" w14:textId="77777777" w:rsidR="003F379C" w:rsidRDefault="00887B63">
      <w:pPr>
        <w:pStyle w:val="TableCaption"/>
        <w:rPr>
          <w:del w:id="589" w:author="Author"/>
        </w:rPr>
      </w:pPr>
      <w:bookmarkStart w:id="590" w:name="tab:ablation"/>
      <w:del w:id="591" w:author="Author">
        <w:r>
          <w:delText xml:space="preserve">Feature ablation results (XGBoost). Removing the cognacy coverage confound </w:delText>
        </w:r>
        <w:r>
          <w:rPr>
            <w:iCs/>
          </w:rPr>
          <w:delText>improves</w:delText>
        </w:r>
        <w:r>
          <w:delText xml:space="preserve"> performance.</w:delText>
        </w:r>
      </w:del>
    </w:p>
    <w:p w14:paraId="46A4835C" w14:textId="77777777" w:rsidR="005D4CE5" w:rsidRDefault="00887B63">
      <w:pPr>
        <w:pStyle w:val="OLtext"/>
        <w:rPr>
          <w:ins w:id="592" w:author="Author"/>
        </w:rPr>
      </w:pPr>
      <w:ins w:id="593" w:author="Author">
        <w:r>
          <w:rPr>
            <w:sz w:val="16"/>
          </w:rPr>
          <w:t>XGBoost</w:t>
        </w:r>
        <w:r>
          <w:rPr>
            <w:sz w:val="16"/>
          </w:rPr>
          <w:t xml:space="preserve">: 0.007 / 0.027; form + meaning (25), </w:t>
        </w:r>
        <w:r>
          <w:rPr>
            <w:sz w:val="16"/>
          </w:rPr>
          <w:t>Random Forest</w:t>
        </w:r>
        <w:r>
          <w:rPr>
            <w:sz w:val="16"/>
          </w:rPr>
          <w:t>: 0.004 / 0.026; form + meaning (25), Logistic regression: 0.004 / 0.027; form only (17), XGBoost: 0.008 / 0.029; form only (17), Random Forest: 0.006 / 0.026; form only (17), Logistic regression: 0.004 / 0.031.</w:t>
        </w:r>
      </w:ins>
    </w:p>
    <w:p w14:paraId="305045A7" w14:textId="77777777" w:rsidR="005D4CE5" w:rsidRDefault="005D4CE5">
      <w:pPr>
        <w:pStyle w:val="OL3ptseparator"/>
        <w:rPr>
          <w:ins w:id="594" w:author="Author"/>
        </w:rPr>
      </w:pPr>
    </w:p>
    <w:p w14:paraId="128CDA5B" w14:textId="77777777" w:rsidR="005D4CE5" w:rsidRDefault="00887B63">
      <w:pPr>
        <w:pStyle w:val="OLtextindented"/>
        <w:rPr>
          <w:ins w:id="595" w:author="Author"/>
        </w:rPr>
      </w:pPr>
      <w:ins w:id="596" w:author="Autho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ins>
    </w:p>
    <w:p w14:paraId="40A1A1DC" w14:textId="77777777" w:rsidR="005D4CE5" w:rsidRDefault="00887B63">
      <w:pPr>
        <w:pStyle w:val="OLcaption"/>
        <w:rPr>
          <w:ins w:id="597" w:author="Author"/>
        </w:rPr>
      </w:pPr>
      <w:ins w:id="598" w:author="Author">
        <w:r>
          <w:t>TABLE 4. ONE LIST HELD OUT: A MODEL TRAINED ON FIVE LISTS SCORES THE SIXTH</w:t>
        </w:r>
      </w:ins>
    </w:p>
    <w:tbl>
      <w:tblPr>
        <w:tblStyle w:val="Table"/>
        <w:tblW w:w="0" w:type="auto"/>
        <w:tblLook w:val="0020" w:firstRow="1" w:lastRow="0" w:firstColumn="0" w:lastColumn="0" w:noHBand="0" w:noVBand="0"/>
        <w:tblCaption w:val="Feature ablation results (XGBoost). Removing the cognacy coverage confound improves performance."/>
      </w:tblPr>
      <w:tblGrid>
        <w:gridCol w:w="2231"/>
        <w:gridCol w:w="780"/>
        <w:gridCol w:w="821"/>
        <w:gridCol w:w="938"/>
        <w:gridCol w:w="780"/>
        <w:gridCol w:w="1416"/>
        <w:gridCol w:w="1532"/>
        <w:gridCol w:w="124"/>
        <w:gridCol w:w="124"/>
        <w:gridCol w:w="830"/>
      </w:tblGrid>
      <w:tr w:rsidR="003F379C" w14:paraId="7A816CAF" w14:textId="7EE75E5B" w:rsidTr="003F379C">
        <w:trPr>
          <w:cnfStyle w:val="100000000000" w:firstRow="1" w:lastRow="0" w:firstColumn="0" w:lastColumn="0" w:oddVBand="0" w:evenVBand="0" w:oddHBand="0" w:evenHBand="0" w:firstRowFirstColumn="0" w:firstRowLastColumn="0" w:lastRowFirstColumn="0" w:lastRowLastColumn="0"/>
          <w:tblHeader/>
        </w:trPr>
        <w:tc>
          <w:tcPr>
            <w:tcW w:w="0" w:type="auto"/>
          </w:tcPr>
          <w:p w14:paraId="31F80A52" w14:textId="77777777" w:rsidR="003F379C" w:rsidRDefault="00887B63">
            <w:pPr>
              <w:pStyle w:val="Compact"/>
            </w:pPr>
            <w:ins w:id="599" w:author="Author">
              <w:r>
                <w:rPr>
                  <w:b/>
                  <w:sz w:val="16"/>
                </w:rPr>
                <w:t>Held-out list</w:t>
              </w:r>
            </w:ins>
            <w:del w:id="600" w:author="Author">
              <w:r>
                <w:delText>Variant</w:delText>
              </w:r>
            </w:del>
          </w:p>
        </w:tc>
        <w:tc>
          <w:tcPr>
            <w:tcW w:w="780" w:type="dxa"/>
            <w:cellIns w:id="601" w:author="Author"/>
          </w:tcPr>
          <w:p w14:paraId="7AA4B47B" w14:textId="77777777" w:rsidR="00887B63" w:rsidRDefault="00887B63">
            <w:pPr>
              <w:pStyle w:val="OLtablecolumnheading"/>
              <w:rPr>
                <w:b w:val="0"/>
              </w:rPr>
            </w:pPr>
            <w:ins w:id="602" w:author="Author">
              <w:r>
                <w:t>n</w:t>
              </w:r>
            </w:ins>
          </w:p>
        </w:tc>
        <w:tc>
          <w:tcPr>
            <w:tcW w:w="780" w:type="dxa"/>
            <w:cellIns w:id="603" w:author="Author"/>
          </w:tcPr>
          <w:p w14:paraId="1BACD2D0" w14:textId="77777777" w:rsidR="00887B63" w:rsidRDefault="00887B63">
            <w:pPr>
              <w:pStyle w:val="OLtablecolumnheading"/>
              <w:rPr>
                <w:b w:val="0"/>
              </w:rPr>
            </w:pPr>
            <w:ins w:id="604" w:author="Author">
              <w:r>
                <w:t>Uncoded</w:t>
              </w:r>
            </w:ins>
          </w:p>
        </w:tc>
        <w:tc>
          <w:tcPr>
            <w:tcW w:w="0" w:type="auto"/>
          </w:tcPr>
          <w:p w14:paraId="13B0A6E9" w14:textId="3830B22B" w:rsidR="003F379C" w:rsidRDefault="00887B63">
            <w:pPr>
              <w:pStyle w:val="Compact"/>
              <w:jc w:val="center"/>
            </w:pPr>
            <w:del w:id="605" w:author="Author">
              <w:r>
                <w:delText>C</w:delText>
              </w:r>
              <w:r>
                <w:delText xml:space="preserve">V </w:delText>
              </w:r>
            </w:del>
            <w:r>
              <w:t>AUC</w:t>
            </w:r>
            <w:ins w:id="606" w:author="Author">
              <w:r>
                <w:rPr>
                  <w:b/>
                  <w:sz w:val="16"/>
                </w:rPr>
                <w:t xml:space="preserve"> (F+M)</w:t>
              </w:r>
            </w:ins>
          </w:p>
        </w:tc>
        <w:tc>
          <w:tcPr>
            <w:tcW w:w="780" w:type="dxa"/>
            <w:cellIns w:id="607" w:author="Author"/>
          </w:tcPr>
          <w:p w14:paraId="00540DF6" w14:textId="77777777" w:rsidR="00887B63" w:rsidRDefault="00887B63">
            <w:pPr>
              <w:pStyle w:val="OLtablecolumnheading"/>
              <w:rPr>
                <w:b w:val="0"/>
              </w:rPr>
            </w:pPr>
            <w:ins w:id="608" w:author="Author">
              <w:r>
                <w:t>Acc. (F+M)</w:t>
              </w:r>
            </w:ins>
          </w:p>
        </w:tc>
        <w:tc>
          <w:tcPr>
            <w:tcW w:w="0" w:type="auto"/>
          </w:tcPr>
          <w:p w14:paraId="7AFFF82E" w14:textId="5E7E5514" w:rsidR="003F379C" w:rsidRDefault="00887B63">
            <w:pPr>
              <w:pStyle w:val="Compact"/>
              <w:jc w:val="center"/>
            </w:pPr>
            <w:del w:id="609" w:author="Author">
              <w:r>
                <w:delText>L</w:delText>
              </w:r>
              <w:r>
                <w:delText xml:space="preserve">OLO mean </w:delText>
              </w:r>
            </w:del>
            <w:r>
              <w:t>AUC</w:t>
            </w:r>
            <w:ins w:id="610" w:author="Author">
              <w:r>
                <w:rPr>
                  <w:b/>
                  <w:sz w:val="16"/>
                </w:rPr>
                <w:t xml:space="preserve"> (F)</w:t>
              </w:r>
            </w:ins>
          </w:p>
        </w:tc>
        <w:tc>
          <w:tcPr>
            <w:tcW w:w="0" w:type="auto"/>
            <w:gridSpan w:val="2"/>
          </w:tcPr>
          <w:p w14:paraId="48E0FE1D" w14:textId="77777777" w:rsidR="003F379C" w:rsidRDefault="00887B63">
            <w:pPr>
              <w:pStyle w:val="Compact"/>
              <w:jc w:val="right"/>
            </w:pPr>
            <w:del w:id="611" w:author="Author">
              <w:r>
                <w:delText>LOLO ≥0.65</w:delText>
              </w:r>
            </w:del>
            <w:moveToRangeStart w:id="612" w:author="Author" w:name="move242359912"/>
            <w:moveTo w:id="613" w:author="Author">
              <w:r>
                <w:t>Acc.</w:t>
              </w:r>
            </w:moveTo>
            <w:moveToRangeEnd w:id="612"/>
            <w:ins w:id="614" w:author="Author">
              <w:r>
                <w:rPr>
                  <w:b/>
                  <w:sz w:val="16"/>
                </w:rPr>
                <w:t xml:space="preserve"> (F)</w:t>
              </w:r>
            </w:ins>
          </w:p>
        </w:tc>
        <w:tc>
          <w:tcPr>
            <w:tcW w:w="780" w:type="dxa"/>
            <w:gridSpan w:val="2"/>
            <w:cellIns w:id="615" w:author="Author"/>
          </w:tcPr>
          <w:p w14:paraId="255F5F60" w14:textId="77777777" w:rsidR="00887B63" w:rsidRDefault="00887B63">
            <w:pPr>
              <w:pStyle w:val="OLtablecolumnheading"/>
              <w:rPr>
                <w:b w:val="0"/>
              </w:rPr>
            </w:pPr>
            <w:ins w:id="616" w:author="Author">
              <w:r>
                <w:t>Majority</w:t>
              </w:r>
            </w:ins>
          </w:p>
        </w:tc>
      </w:tr>
      <w:tr w:rsidR="003F379C" w14:paraId="7526C0E1" w14:textId="15AC155C">
        <w:tc>
          <w:tcPr>
            <w:tcW w:w="0" w:type="auto"/>
          </w:tcPr>
          <w:p w14:paraId="523360B9" w14:textId="77777777" w:rsidR="003F379C" w:rsidRDefault="00887B63">
            <w:pPr>
              <w:pStyle w:val="Compact"/>
            </w:pPr>
            <w:ins w:id="617" w:author="Author">
              <w:r>
                <w:rPr>
                  <w:sz w:val="16"/>
                </w:rPr>
                <w:t>Muna</w:t>
              </w:r>
            </w:ins>
            <w:del w:id="618" w:author="Author">
              <w:r>
                <w:delText>Full Model B (27 features)</w:delText>
              </w:r>
            </w:del>
          </w:p>
        </w:tc>
        <w:tc>
          <w:tcPr>
            <w:tcW w:w="780" w:type="dxa"/>
            <w:cellIns w:id="619" w:author="Author"/>
          </w:tcPr>
          <w:p w14:paraId="6C94882A" w14:textId="77777777" w:rsidR="00887B63" w:rsidRDefault="00887B63">
            <w:pPr>
              <w:pStyle w:val="OLtablecontents"/>
              <w:rPr>
                <w:i/>
              </w:rPr>
            </w:pPr>
            <w:ins w:id="620" w:author="Author">
              <w:r>
                <w:t>219</w:t>
              </w:r>
            </w:ins>
          </w:p>
        </w:tc>
        <w:tc>
          <w:tcPr>
            <w:tcW w:w="780" w:type="dxa"/>
            <w:cellIns w:id="621" w:author="Author"/>
          </w:tcPr>
          <w:p w14:paraId="19389B7C" w14:textId="77777777" w:rsidR="00887B63" w:rsidRDefault="00887B63">
            <w:pPr>
              <w:pStyle w:val="OLtablecontents"/>
              <w:rPr>
                <w:i/>
              </w:rPr>
            </w:pPr>
            <w:ins w:id="622" w:author="Author">
              <w:r>
                <w:t>34</w:t>
              </w:r>
            </w:ins>
          </w:p>
        </w:tc>
        <w:tc>
          <w:tcPr>
            <w:tcW w:w="0" w:type="auto"/>
            <w:gridSpan w:val="2"/>
          </w:tcPr>
          <w:p w14:paraId="18126975" w14:textId="7FFD90AA" w:rsidR="003F379C" w:rsidRDefault="00887B63">
            <w:pPr>
              <w:pStyle w:val="Compact"/>
              <w:jc w:val="center"/>
            </w:pPr>
            <w:r>
              <w:t>0</w:t>
            </w:r>
            <w:r>
              <w:t>.</w:t>
            </w:r>
            <w:ins w:id="623" w:author="Author">
              <w:r>
                <w:rPr>
                  <w:sz w:val="16"/>
                </w:rPr>
                <w:t>614</w:t>
              </w:r>
            </w:ins>
            <w:del w:id="624" w:author="Author">
              <w:r>
                <w:delText>760 ± 0.007</w:delText>
              </w:r>
            </w:del>
          </w:p>
        </w:tc>
        <w:tc>
          <w:tcPr>
            <w:tcW w:w="0" w:type="auto"/>
          </w:tcPr>
          <w:p w14:paraId="15647596" w14:textId="77777777" w:rsidR="003F379C" w:rsidRDefault="00887B63">
            <w:pPr>
              <w:pStyle w:val="Compact"/>
              <w:jc w:val="center"/>
            </w:pPr>
            <w:r>
              <w:t>0.</w:t>
            </w:r>
            <w:ins w:id="625" w:author="Author">
              <w:r>
                <w:rPr>
                  <w:sz w:val="16"/>
                </w:rPr>
                <w:t>580</w:t>
              </w:r>
            </w:ins>
            <w:del w:id="626" w:author="Author">
              <w:r>
                <w:delText>715</w:delText>
              </w:r>
            </w:del>
          </w:p>
        </w:tc>
        <w:tc>
          <w:tcPr>
            <w:tcW w:w="0" w:type="auto"/>
          </w:tcPr>
          <w:p w14:paraId="49FFCB4A" w14:textId="77777777" w:rsidR="003F379C" w:rsidRDefault="00887B63">
            <w:pPr>
              <w:pStyle w:val="Compact"/>
              <w:jc w:val="right"/>
            </w:pPr>
            <w:ins w:id="627" w:author="Author">
              <w:r>
                <w:rPr>
                  <w:sz w:val="16"/>
                </w:rPr>
                <w:t>0.573</w:t>
              </w:r>
            </w:ins>
            <w:del w:id="628" w:author="Author">
              <w:r>
                <w:delText>5/6</w:delText>
              </w:r>
            </w:del>
          </w:p>
        </w:tc>
        <w:tc>
          <w:tcPr>
            <w:tcW w:w="780" w:type="dxa"/>
            <w:gridSpan w:val="2"/>
            <w:cellIns w:id="629" w:author="Author"/>
          </w:tcPr>
          <w:p w14:paraId="7BD26628" w14:textId="77777777" w:rsidR="00887B63" w:rsidRDefault="00887B63">
            <w:pPr>
              <w:pStyle w:val="OLtablecontents"/>
              <w:rPr>
                <w:i/>
              </w:rPr>
            </w:pPr>
            <w:ins w:id="630" w:author="Author">
              <w:r>
                <w:t>0.740</w:t>
              </w:r>
            </w:ins>
          </w:p>
        </w:tc>
        <w:tc>
          <w:tcPr>
            <w:tcW w:w="780" w:type="dxa"/>
            <w:cellIns w:id="631" w:author="Author"/>
          </w:tcPr>
          <w:p w14:paraId="51A5F68E" w14:textId="77777777" w:rsidR="00887B63" w:rsidRDefault="00887B63">
            <w:pPr>
              <w:pStyle w:val="OLtablecontents"/>
              <w:rPr>
                <w:i/>
              </w:rPr>
            </w:pPr>
            <w:ins w:id="632" w:author="Author">
              <w:r>
                <w:t>0.845</w:t>
              </w:r>
            </w:ins>
          </w:p>
        </w:tc>
      </w:tr>
      <w:tr w:rsidR="003F379C" w14:paraId="6ABCA90D" w14:textId="762789E3">
        <w:tc>
          <w:tcPr>
            <w:tcW w:w="0" w:type="auto"/>
          </w:tcPr>
          <w:p w14:paraId="6AC26043" w14:textId="77777777" w:rsidR="003F379C" w:rsidRDefault="00887B63">
            <w:pPr>
              <w:pStyle w:val="Compact"/>
            </w:pPr>
            <w:ins w:id="633" w:author="Author">
              <w:r>
                <w:rPr>
                  <w:sz w:val="16"/>
                </w:rPr>
                <w:t>Bugis</w:t>
              </w:r>
            </w:ins>
            <w:del w:id="634" w:author="Author">
              <w:r>
                <w:rPr>
                  <w:b/>
                  <w:bCs/>
                </w:rPr>
                <w:delText>Ablated</w:delText>
              </w:r>
              <w:r>
                <w:delText xml:space="preserve"> (-coverage, 26 feat.)</w:delText>
              </w:r>
            </w:del>
          </w:p>
        </w:tc>
        <w:tc>
          <w:tcPr>
            <w:tcW w:w="780" w:type="dxa"/>
            <w:cellIns w:id="635" w:author="Author"/>
          </w:tcPr>
          <w:p w14:paraId="155C0926" w14:textId="77777777" w:rsidR="00887B63" w:rsidRDefault="00887B63">
            <w:pPr>
              <w:pStyle w:val="OLtablecontents"/>
              <w:rPr>
                <w:i/>
              </w:rPr>
            </w:pPr>
            <w:ins w:id="636" w:author="Author">
              <w:r>
                <w:t>242</w:t>
              </w:r>
            </w:ins>
          </w:p>
        </w:tc>
        <w:tc>
          <w:tcPr>
            <w:tcW w:w="780" w:type="dxa"/>
            <w:cellIns w:id="637" w:author="Author"/>
          </w:tcPr>
          <w:p w14:paraId="06D7A32B" w14:textId="77777777" w:rsidR="00887B63" w:rsidRDefault="00887B63">
            <w:pPr>
              <w:pStyle w:val="OLtablecontents"/>
              <w:rPr>
                <w:i/>
              </w:rPr>
            </w:pPr>
            <w:ins w:id="638" w:author="Author">
              <w:r>
                <w:t>62</w:t>
              </w:r>
            </w:ins>
          </w:p>
        </w:tc>
        <w:tc>
          <w:tcPr>
            <w:tcW w:w="0" w:type="auto"/>
            <w:gridSpan w:val="2"/>
          </w:tcPr>
          <w:p w14:paraId="3DF3D32A" w14:textId="032BF795" w:rsidR="003F379C" w:rsidRDefault="00887B63">
            <w:pPr>
              <w:pStyle w:val="Compact"/>
              <w:jc w:val="center"/>
            </w:pPr>
            <w:r>
              <w:rPr>
                <w:b/>
                <w:bCs/>
              </w:rPr>
              <w:t>0</w:t>
            </w:r>
            <w:r>
              <w:rPr>
                <w:b/>
                <w:bCs/>
              </w:rPr>
              <w:t>.</w:t>
            </w:r>
            <w:ins w:id="639" w:author="Author">
              <w:r>
                <w:rPr>
                  <w:sz w:val="16"/>
                </w:rPr>
                <w:t>706</w:t>
              </w:r>
            </w:ins>
            <w:del w:id="640" w:author="Author">
              <w:r>
                <w:rPr>
                  <w:b/>
                  <w:bCs/>
                </w:rPr>
                <w:delText>763 ± 0.007</w:delText>
              </w:r>
            </w:del>
          </w:p>
        </w:tc>
        <w:tc>
          <w:tcPr>
            <w:tcW w:w="0" w:type="auto"/>
          </w:tcPr>
          <w:p w14:paraId="4DF8D084" w14:textId="77777777" w:rsidR="003F379C" w:rsidRDefault="00887B63">
            <w:pPr>
              <w:pStyle w:val="Compact"/>
              <w:jc w:val="center"/>
            </w:pPr>
            <w:r>
              <w:rPr>
                <w:b/>
                <w:bCs/>
              </w:rPr>
              <w:t>0.</w:t>
            </w:r>
            <w:ins w:id="641" w:author="Author">
              <w:r>
                <w:rPr>
                  <w:sz w:val="16"/>
                </w:rPr>
                <w:t>690</w:t>
              </w:r>
            </w:ins>
            <w:del w:id="642" w:author="Author">
              <w:r>
                <w:rPr>
                  <w:b/>
                  <w:bCs/>
                </w:rPr>
                <w:delText>722</w:delText>
              </w:r>
            </w:del>
          </w:p>
        </w:tc>
        <w:tc>
          <w:tcPr>
            <w:tcW w:w="0" w:type="auto"/>
          </w:tcPr>
          <w:p w14:paraId="5D64451F" w14:textId="77777777" w:rsidR="003F379C" w:rsidRDefault="00887B63">
            <w:pPr>
              <w:pStyle w:val="Compact"/>
              <w:jc w:val="right"/>
            </w:pPr>
            <w:ins w:id="643" w:author="Author">
              <w:r>
                <w:rPr>
                  <w:sz w:val="16"/>
                </w:rPr>
                <w:t>0.659</w:t>
              </w:r>
            </w:ins>
            <w:del w:id="644" w:author="Author">
              <w:r>
                <w:rPr>
                  <w:b/>
                  <w:bCs/>
                </w:rPr>
                <w:delText>6/6</w:delText>
              </w:r>
            </w:del>
          </w:p>
        </w:tc>
        <w:tc>
          <w:tcPr>
            <w:tcW w:w="780" w:type="dxa"/>
            <w:gridSpan w:val="2"/>
            <w:cellIns w:id="645" w:author="Author"/>
          </w:tcPr>
          <w:p w14:paraId="33395F80" w14:textId="77777777" w:rsidR="00887B63" w:rsidRDefault="00887B63">
            <w:pPr>
              <w:pStyle w:val="OLtablecontents"/>
              <w:rPr>
                <w:i/>
              </w:rPr>
            </w:pPr>
            <w:ins w:id="646" w:author="Author">
              <w:r>
                <w:t>0.707</w:t>
              </w:r>
            </w:ins>
          </w:p>
        </w:tc>
        <w:tc>
          <w:tcPr>
            <w:tcW w:w="780" w:type="dxa"/>
            <w:cellIns w:id="647" w:author="Author"/>
          </w:tcPr>
          <w:p w14:paraId="3B11857F" w14:textId="77777777" w:rsidR="00887B63" w:rsidRDefault="00887B63">
            <w:pPr>
              <w:pStyle w:val="OLtablecontents"/>
              <w:rPr>
                <w:i/>
              </w:rPr>
            </w:pPr>
            <w:ins w:id="648" w:author="Author">
              <w:r>
                <w:t>0.744</w:t>
              </w:r>
            </w:ins>
          </w:p>
        </w:tc>
      </w:tr>
      <w:tr w:rsidR="003F379C" w14:paraId="60717CEB" w14:textId="26E496F6">
        <w:tc>
          <w:tcPr>
            <w:tcW w:w="0" w:type="auto"/>
          </w:tcPr>
          <w:p w14:paraId="62AE3C0D" w14:textId="77777777" w:rsidR="003F379C" w:rsidRDefault="00887B63">
            <w:pPr>
              <w:pStyle w:val="Compact"/>
            </w:pPr>
            <w:ins w:id="649" w:author="Author">
              <w:r>
                <w:rPr>
                  <w:sz w:val="16"/>
                </w:rPr>
                <w:t>Makasar</w:t>
              </w:r>
            </w:ins>
            <w:del w:id="650" w:author="Author">
              <w:r>
                <w:delText>Pure phonological (25 feat.)</w:delText>
              </w:r>
            </w:del>
          </w:p>
        </w:tc>
        <w:tc>
          <w:tcPr>
            <w:tcW w:w="780" w:type="dxa"/>
            <w:cellIns w:id="651" w:author="Author"/>
          </w:tcPr>
          <w:p w14:paraId="1DD57C7C" w14:textId="77777777" w:rsidR="00887B63" w:rsidRDefault="00887B63">
            <w:pPr>
              <w:pStyle w:val="OLtablecontents"/>
              <w:rPr>
                <w:i/>
              </w:rPr>
            </w:pPr>
            <w:ins w:id="652" w:author="Author">
              <w:r>
                <w:t>217</w:t>
              </w:r>
            </w:ins>
          </w:p>
        </w:tc>
        <w:tc>
          <w:tcPr>
            <w:tcW w:w="780" w:type="dxa"/>
            <w:cellIns w:id="653" w:author="Author"/>
          </w:tcPr>
          <w:p w14:paraId="221572F2" w14:textId="77777777" w:rsidR="00887B63" w:rsidRDefault="00887B63">
            <w:pPr>
              <w:pStyle w:val="OLtablecontents"/>
              <w:rPr>
                <w:i/>
              </w:rPr>
            </w:pPr>
            <w:ins w:id="654" w:author="Author">
              <w:r>
                <w:t>80</w:t>
              </w:r>
            </w:ins>
          </w:p>
        </w:tc>
        <w:tc>
          <w:tcPr>
            <w:tcW w:w="0" w:type="auto"/>
            <w:gridSpan w:val="2"/>
          </w:tcPr>
          <w:p w14:paraId="5142A0E1" w14:textId="08ECCB16" w:rsidR="003F379C" w:rsidRDefault="00887B63">
            <w:pPr>
              <w:pStyle w:val="Compact"/>
              <w:jc w:val="center"/>
            </w:pPr>
            <w:r>
              <w:t>0</w:t>
            </w:r>
            <w:r>
              <w:t>.</w:t>
            </w:r>
            <w:ins w:id="655" w:author="Author">
              <w:r>
                <w:rPr>
                  <w:sz w:val="16"/>
                </w:rPr>
                <w:t>711</w:t>
              </w:r>
            </w:ins>
            <w:del w:id="656" w:author="Author">
              <w:r>
                <w:delText>727 ± 0.007</w:delText>
              </w:r>
            </w:del>
          </w:p>
        </w:tc>
        <w:tc>
          <w:tcPr>
            <w:tcW w:w="0" w:type="auto"/>
          </w:tcPr>
          <w:p w14:paraId="0422AFA2" w14:textId="77777777" w:rsidR="003F379C" w:rsidRDefault="00887B63">
            <w:pPr>
              <w:pStyle w:val="Compact"/>
              <w:jc w:val="center"/>
            </w:pPr>
            <w:r>
              <w:t>0.</w:t>
            </w:r>
            <w:ins w:id="657" w:author="Author">
              <w:r>
                <w:rPr>
                  <w:sz w:val="16"/>
                </w:rPr>
                <w:t>668</w:t>
              </w:r>
            </w:ins>
            <w:del w:id="658" w:author="Author">
              <w:r>
                <w:delText>701</w:delText>
              </w:r>
            </w:del>
          </w:p>
        </w:tc>
        <w:tc>
          <w:tcPr>
            <w:tcW w:w="0" w:type="auto"/>
          </w:tcPr>
          <w:p w14:paraId="41B88FCD" w14:textId="77777777" w:rsidR="003F379C" w:rsidRDefault="00887B63">
            <w:pPr>
              <w:pStyle w:val="Compact"/>
              <w:jc w:val="right"/>
            </w:pPr>
            <w:ins w:id="659" w:author="Author">
              <w:r>
                <w:rPr>
                  <w:sz w:val="16"/>
                </w:rPr>
                <w:t>0.655</w:t>
              </w:r>
            </w:ins>
            <w:del w:id="660" w:author="Author">
              <w:r>
                <w:delText>5/6</w:delText>
              </w:r>
            </w:del>
          </w:p>
        </w:tc>
        <w:tc>
          <w:tcPr>
            <w:tcW w:w="780" w:type="dxa"/>
            <w:gridSpan w:val="2"/>
            <w:cellIns w:id="661" w:author="Author"/>
          </w:tcPr>
          <w:p w14:paraId="6F95C9E8" w14:textId="77777777" w:rsidR="00887B63" w:rsidRDefault="00887B63">
            <w:pPr>
              <w:pStyle w:val="OLtablecontents"/>
              <w:rPr>
                <w:i/>
              </w:rPr>
            </w:pPr>
            <w:ins w:id="662" w:author="Author">
              <w:r>
                <w:t>0.664</w:t>
              </w:r>
            </w:ins>
          </w:p>
        </w:tc>
        <w:tc>
          <w:tcPr>
            <w:tcW w:w="780" w:type="dxa"/>
            <w:cellIns w:id="663" w:author="Author"/>
          </w:tcPr>
          <w:p w14:paraId="606FB913" w14:textId="77777777" w:rsidR="00887B63" w:rsidRDefault="00887B63">
            <w:pPr>
              <w:pStyle w:val="OLtablecontents"/>
              <w:rPr>
                <w:i/>
              </w:rPr>
            </w:pPr>
            <w:ins w:id="664" w:author="Author">
              <w:r>
                <w:t>0.631</w:t>
              </w:r>
            </w:ins>
          </w:p>
        </w:tc>
      </w:tr>
    </w:tbl>
    <w:tbl>
      <w:tblPr>
        <w:tblStyle w:val="TableGrid"/>
        <w:tblW w:w="0" w:type="auto"/>
        <w:tblLook w:val="04A0" w:firstRow="1" w:lastRow="0" w:firstColumn="1" w:lastColumn="0" w:noHBand="0" w:noVBand="1"/>
        <w:tblCaption w:val="Feature ablation results (XGBoost). Removing the cognacy coverage confound improves performance."/>
      </w:tblPr>
      <w:tblGrid>
        <w:gridCol w:w="865"/>
        <w:gridCol w:w="780"/>
        <w:gridCol w:w="780"/>
        <w:gridCol w:w="780"/>
        <w:gridCol w:w="780"/>
        <w:gridCol w:w="780"/>
        <w:gridCol w:w="780"/>
        <w:gridCol w:w="780"/>
      </w:tblGrid>
      <w:tr w:rsidR="005D4CE5" w14:paraId="10CCBDFF" w14:textId="77777777">
        <w:trPr>
          <w:ins w:id="665" w:author="Author"/>
        </w:trPr>
        <w:tc>
          <w:tcPr>
            <w:tcW w:w="780" w:type="dxa"/>
          </w:tcPr>
          <w:bookmarkEnd w:id="590"/>
          <w:p w14:paraId="023E7EBA" w14:textId="77777777" w:rsidR="005D4CE5" w:rsidRDefault="00887B63">
            <w:pPr>
              <w:pStyle w:val="OLtablecontents"/>
              <w:rPr>
                <w:ins w:id="666" w:author="Author"/>
              </w:rPr>
            </w:pPr>
            <w:ins w:id="667" w:author="Author">
              <w:r>
                <w:t>Wolio</w:t>
              </w:r>
            </w:ins>
          </w:p>
        </w:tc>
        <w:tc>
          <w:tcPr>
            <w:tcW w:w="780" w:type="dxa"/>
          </w:tcPr>
          <w:p w14:paraId="32904903" w14:textId="77777777" w:rsidR="005D4CE5" w:rsidRDefault="00887B63">
            <w:pPr>
              <w:pStyle w:val="OLtablecontents"/>
              <w:rPr>
                <w:ins w:id="668" w:author="Author"/>
              </w:rPr>
            </w:pPr>
            <w:ins w:id="669" w:author="Author">
              <w:r>
                <w:t>254</w:t>
              </w:r>
            </w:ins>
          </w:p>
        </w:tc>
        <w:tc>
          <w:tcPr>
            <w:tcW w:w="780" w:type="dxa"/>
          </w:tcPr>
          <w:p w14:paraId="644DCEB5" w14:textId="77777777" w:rsidR="005D4CE5" w:rsidRDefault="00887B63">
            <w:pPr>
              <w:pStyle w:val="OLtablecontents"/>
              <w:rPr>
                <w:ins w:id="670" w:author="Author"/>
              </w:rPr>
            </w:pPr>
            <w:ins w:id="671" w:author="Author">
              <w:r>
                <w:t>83</w:t>
              </w:r>
            </w:ins>
          </w:p>
        </w:tc>
        <w:tc>
          <w:tcPr>
            <w:tcW w:w="780" w:type="dxa"/>
          </w:tcPr>
          <w:p w14:paraId="17FFE5B3" w14:textId="77777777" w:rsidR="005D4CE5" w:rsidRDefault="00887B63">
            <w:pPr>
              <w:pStyle w:val="OLtablecontents"/>
              <w:rPr>
                <w:ins w:id="672" w:author="Author"/>
              </w:rPr>
            </w:pPr>
            <w:ins w:id="673" w:author="Author">
              <w:r>
                <w:t>0.667</w:t>
              </w:r>
            </w:ins>
          </w:p>
        </w:tc>
        <w:tc>
          <w:tcPr>
            <w:tcW w:w="780" w:type="dxa"/>
          </w:tcPr>
          <w:p w14:paraId="4F1BC5BD" w14:textId="77777777" w:rsidR="005D4CE5" w:rsidRDefault="00887B63">
            <w:pPr>
              <w:pStyle w:val="OLtablecontents"/>
              <w:rPr>
                <w:ins w:id="674" w:author="Author"/>
              </w:rPr>
            </w:pPr>
            <w:ins w:id="675" w:author="Author">
              <w:r>
                <w:t>0.650</w:t>
              </w:r>
            </w:ins>
          </w:p>
        </w:tc>
        <w:tc>
          <w:tcPr>
            <w:tcW w:w="780" w:type="dxa"/>
          </w:tcPr>
          <w:p w14:paraId="777DC8F6" w14:textId="77777777" w:rsidR="005D4CE5" w:rsidRDefault="00887B63">
            <w:pPr>
              <w:pStyle w:val="OLtablecontents"/>
              <w:rPr>
                <w:ins w:id="676" w:author="Author"/>
              </w:rPr>
            </w:pPr>
            <w:ins w:id="677" w:author="Author">
              <w:r>
                <w:t>0.597</w:t>
              </w:r>
            </w:ins>
          </w:p>
        </w:tc>
        <w:tc>
          <w:tcPr>
            <w:tcW w:w="780" w:type="dxa"/>
          </w:tcPr>
          <w:p w14:paraId="2F937563" w14:textId="77777777" w:rsidR="005D4CE5" w:rsidRDefault="00887B63">
            <w:pPr>
              <w:pStyle w:val="OLtablecontents"/>
              <w:rPr>
                <w:ins w:id="678" w:author="Author"/>
              </w:rPr>
            </w:pPr>
            <w:ins w:id="679" w:author="Author">
              <w:r>
                <w:t>0.622</w:t>
              </w:r>
            </w:ins>
          </w:p>
        </w:tc>
        <w:tc>
          <w:tcPr>
            <w:tcW w:w="780" w:type="dxa"/>
          </w:tcPr>
          <w:p w14:paraId="470B1FB8" w14:textId="77777777" w:rsidR="005D4CE5" w:rsidRDefault="00887B63">
            <w:pPr>
              <w:pStyle w:val="OLtablecontents"/>
              <w:rPr>
                <w:ins w:id="680" w:author="Author"/>
              </w:rPr>
            </w:pPr>
            <w:ins w:id="681" w:author="Author">
              <w:r>
                <w:t>0.673</w:t>
              </w:r>
            </w:ins>
          </w:p>
        </w:tc>
      </w:tr>
      <w:tr w:rsidR="005D4CE5" w14:paraId="50B9EA97" w14:textId="77777777">
        <w:trPr>
          <w:ins w:id="682" w:author="Author"/>
        </w:trPr>
        <w:tc>
          <w:tcPr>
            <w:tcW w:w="780" w:type="dxa"/>
          </w:tcPr>
          <w:p w14:paraId="0F0DBC18" w14:textId="77777777" w:rsidR="005D4CE5" w:rsidRDefault="00887B63">
            <w:pPr>
              <w:pStyle w:val="OLtablecontents"/>
              <w:rPr>
                <w:ins w:id="683" w:author="Author"/>
              </w:rPr>
            </w:pPr>
            <w:ins w:id="684" w:author="Author">
              <w:r>
                <w:t>Sa'dan Toraja</w:t>
              </w:r>
            </w:ins>
          </w:p>
        </w:tc>
        <w:tc>
          <w:tcPr>
            <w:tcW w:w="780" w:type="dxa"/>
          </w:tcPr>
          <w:p w14:paraId="1CF5A7B5" w14:textId="77777777" w:rsidR="005D4CE5" w:rsidRDefault="00887B63">
            <w:pPr>
              <w:pStyle w:val="OLtablecontents"/>
              <w:rPr>
                <w:ins w:id="685" w:author="Author"/>
              </w:rPr>
            </w:pPr>
            <w:ins w:id="686" w:author="Author">
              <w:r>
                <w:t>216</w:t>
              </w:r>
            </w:ins>
          </w:p>
        </w:tc>
        <w:tc>
          <w:tcPr>
            <w:tcW w:w="780" w:type="dxa"/>
          </w:tcPr>
          <w:p w14:paraId="172F8D11" w14:textId="77777777" w:rsidR="005D4CE5" w:rsidRDefault="00887B63">
            <w:pPr>
              <w:pStyle w:val="OLtablecontents"/>
              <w:rPr>
                <w:ins w:id="687" w:author="Author"/>
              </w:rPr>
            </w:pPr>
            <w:ins w:id="688" w:author="Author">
              <w:r>
                <w:t>45</w:t>
              </w:r>
            </w:ins>
          </w:p>
        </w:tc>
        <w:tc>
          <w:tcPr>
            <w:tcW w:w="780" w:type="dxa"/>
          </w:tcPr>
          <w:p w14:paraId="16439580" w14:textId="77777777" w:rsidR="005D4CE5" w:rsidRDefault="00887B63">
            <w:pPr>
              <w:pStyle w:val="OLtablecontents"/>
              <w:rPr>
                <w:ins w:id="689" w:author="Author"/>
              </w:rPr>
            </w:pPr>
            <w:ins w:id="690" w:author="Author">
              <w:r>
                <w:t>0.697</w:t>
              </w:r>
            </w:ins>
          </w:p>
        </w:tc>
        <w:tc>
          <w:tcPr>
            <w:tcW w:w="780" w:type="dxa"/>
          </w:tcPr>
          <w:p w14:paraId="39CB1E8D" w14:textId="77777777" w:rsidR="005D4CE5" w:rsidRDefault="00887B63">
            <w:pPr>
              <w:pStyle w:val="OLtablecontents"/>
              <w:rPr>
                <w:ins w:id="691" w:author="Author"/>
              </w:rPr>
            </w:pPr>
            <w:ins w:id="692" w:author="Author">
              <w:r>
                <w:t>0.759</w:t>
              </w:r>
            </w:ins>
          </w:p>
        </w:tc>
        <w:tc>
          <w:tcPr>
            <w:tcW w:w="780" w:type="dxa"/>
          </w:tcPr>
          <w:p w14:paraId="405FD2E7" w14:textId="77777777" w:rsidR="005D4CE5" w:rsidRDefault="00887B63">
            <w:pPr>
              <w:pStyle w:val="OLtablecontents"/>
              <w:rPr>
                <w:ins w:id="693" w:author="Author"/>
              </w:rPr>
            </w:pPr>
            <w:ins w:id="694" w:author="Author">
              <w:r>
                <w:t>0.604</w:t>
              </w:r>
            </w:ins>
          </w:p>
        </w:tc>
        <w:tc>
          <w:tcPr>
            <w:tcW w:w="780" w:type="dxa"/>
          </w:tcPr>
          <w:p w14:paraId="372AACEE" w14:textId="77777777" w:rsidR="005D4CE5" w:rsidRDefault="00887B63">
            <w:pPr>
              <w:pStyle w:val="OLtablecontents"/>
              <w:rPr>
                <w:ins w:id="695" w:author="Author"/>
              </w:rPr>
            </w:pPr>
            <w:ins w:id="696" w:author="Author">
              <w:r>
                <w:t>0.736</w:t>
              </w:r>
            </w:ins>
          </w:p>
        </w:tc>
        <w:tc>
          <w:tcPr>
            <w:tcW w:w="780" w:type="dxa"/>
          </w:tcPr>
          <w:p w14:paraId="7B38E519" w14:textId="77777777" w:rsidR="005D4CE5" w:rsidRDefault="00887B63">
            <w:pPr>
              <w:pStyle w:val="OLtablecontents"/>
              <w:rPr>
                <w:ins w:id="697" w:author="Author"/>
              </w:rPr>
            </w:pPr>
            <w:ins w:id="698" w:author="Author">
              <w:r>
                <w:t>0.792</w:t>
              </w:r>
            </w:ins>
          </w:p>
        </w:tc>
      </w:tr>
      <w:tr w:rsidR="005D4CE5" w14:paraId="7491D5B5" w14:textId="77777777">
        <w:trPr>
          <w:ins w:id="699" w:author="Author"/>
        </w:trPr>
        <w:tc>
          <w:tcPr>
            <w:tcW w:w="780" w:type="dxa"/>
          </w:tcPr>
          <w:p w14:paraId="4CC9548D" w14:textId="77777777" w:rsidR="005D4CE5" w:rsidRDefault="00887B63">
            <w:pPr>
              <w:pStyle w:val="OLtablecontents"/>
              <w:rPr>
                <w:ins w:id="700" w:author="Author"/>
              </w:rPr>
            </w:pPr>
            <w:ins w:id="701" w:author="Author">
              <w:r>
                <w:t>Tolaki</w:t>
              </w:r>
            </w:ins>
          </w:p>
        </w:tc>
        <w:tc>
          <w:tcPr>
            <w:tcW w:w="780" w:type="dxa"/>
          </w:tcPr>
          <w:p w14:paraId="62BD8342" w14:textId="77777777" w:rsidR="005D4CE5" w:rsidRDefault="00887B63">
            <w:pPr>
              <w:pStyle w:val="OLtablecontents"/>
              <w:rPr>
                <w:ins w:id="702" w:author="Author"/>
              </w:rPr>
            </w:pPr>
            <w:ins w:id="703" w:author="Author">
              <w:r>
                <w:t>209</w:t>
              </w:r>
            </w:ins>
          </w:p>
        </w:tc>
        <w:tc>
          <w:tcPr>
            <w:tcW w:w="780" w:type="dxa"/>
          </w:tcPr>
          <w:p w14:paraId="1B61533F" w14:textId="77777777" w:rsidR="005D4CE5" w:rsidRDefault="00887B63">
            <w:pPr>
              <w:pStyle w:val="OLtablecontents"/>
              <w:rPr>
                <w:ins w:id="704" w:author="Author"/>
              </w:rPr>
            </w:pPr>
            <w:ins w:id="705" w:author="Author">
              <w:r>
                <w:t>134</w:t>
              </w:r>
            </w:ins>
          </w:p>
        </w:tc>
        <w:tc>
          <w:tcPr>
            <w:tcW w:w="780" w:type="dxa"/>
          </w:tcPr>
          <w:p w14:paraId="7FC34A4F" w14:textId="77777777" w:rsidR="005D4CE5" w:rsidRDefault="00887B63">
            <w:pPr>
              <w:pStyle w:val="OLtablecontents"/>
              <w:rPr>
                <w:ins w:id="706" w:author="Author"/>
              </w:rPr>
            </w:pPr>
            <w:ins w:id="707" w:author="Author">
              <w:r>
                <w:t>0.809</w:t>
              </w:r>
            </w:ins>
          </w:p>
        </w:tc>
        <w:tc>
          <w:tcPr>
            <w:tcW w:w="780" w:type="dxa"/>
          </w:tcPr>
          <w:p w14:paraId="0206C246" w14:textId="77777777" w:rsidR="005D4CE5" w:rsidRDefault="00887B63">
            <w:pPr>
              <w:pStyle w:val="OLtablecontents"/>
              <w:rPr>
                <w:ins w:id="708" w:author="Author"/>
              </w:rPr>
            </w:pPr>
            <w:ins w:id="709" w:author="Author">
              <w:r>
                <w:t>0.498</w:t>
              </w:r>
            </w:ins>
          </w:p>
        </w:tc>
        <w:tc>
          <w:tcPr>
            <w:tcW w:w="780" w:type="dxa"/>
          </w:tcPr>
          <w:p w14:paraId="5857976C" w14:textId="77777777" w:rsidR="005D4CE5" w:rsidRDefault="00887B63">
            <w:pPr>
              <w:pStyle w:val="OLtablecontents"/>
              <w:rPr>
                <w:ins w:id="710" w:author="Author"/>
              </w:rPr>
            </w:pPr>
            <w:ins w:id="711" w:author="Author">
              <w:r>
                <w:t>0.760</w:t>
              </w:r>
            </w:ins>
          </w:p>
        </w:tc>
        <w:tc>
          <w:tcPr>
            <w:tcW w:w="780" w:type="dxa"/>
          </w:tcPr>
          <w:p w14:paraId="3358F995" w14:textId="77777777" w:rsidR="005D4CE5" w:rsidRDefault="00887B63">
            <w:pPr>
              <w:pStyle w:val="OLtablecontents"/>
              <w:rPr>
                <w:ins w:id="712" w:author="Author"/>
              </w:rPr>
            </w:pPr>
            <w:ins w:id="713" w:author="Author">
              <w:r>
                <w:t>0.426</w:t>
              </w:r>
            </w:ins>
          </w:p>
        </w:tc>
        <w:tc>
          <w:tcPr>
            <w:tcW w:w="780" w:type="dxa"/>
          </w:tcPr>
          <w:p w14:paraId="776B9075" w14:textId="77777777" w:rsidR="005D4CE5" w:rsidRDefault="00887B63">
            <w:pPr>
              <w:pStyle w:val="OLtablecontents"/>
              <w:rPr>
                <w:ins w:id="714" w:author="Author"/>
              </w:rPr>
            </w:pPr>
            <w:ins w:id="715" w:author="Author">
              <w:r>
                <w:t>0.641</w:t>
              </w:r>
            </w:ins>
          </w:p>
        </w:tc>
      </w:tr>
      <w:tr w:rsidR="005D4CE5" w14:paraId="1833E115" w14:textId="77777777">
        <w:trPr>
          <w:ins w:id="716" w:author="Author"/>
        </w:trPr>
        <w:tc>
          <w:tcPr>
            <w:tcW w:w="780" w:type="dxa"/>
          </w:tcPr>
          <w:p w14:paraId="1EE993F4" w14:textId="77777777" w:rsidR="005D4CE5" w:rsidRDefault="00887B63">
            <w:pPr>
              <w:pStyle w:val="OLtablecontents"/>
              <w:rPr>
                <w:ins w:id="717" w:author="Author"/>
              </w:rPr>
            </w:pPr>
            <w:ins w:id="718" w:author="Author">
              <w:r>
                <w:t>Mean (standard deviation) over the six lists</w:t>
              </w:r>
            </w:ins>
          </w:p>
        </w:tc>
        <w:tc>
          <w:tcPr>
            <w:tcW w:w="780" w:type="dxa"/>
          </w:tcPr>
          <w:p w14:paraId="01DDCB6A" w14:textId="77777777" w:rsidR="005D4CE5" w:rsidRDefault="005D4CE5">
            <w:pPr>
              <w:pStyle w:val="OLtablecontents"/>
              <w:rPr>
                <w:ins w:id="719" w:author="Author"/>
              </w:rPr>
            </w:pPr>
          </w:p>
        </w:tc>
        <w:tc>
          <w:tcPr>
            <w:tcW w:w="780" w:type="dxa"/>
          </w:tcPr>
          <w:p w14:paraId="34D157D5" w14:textId="77777777" w:rsidR="005D4CE5" w:rsidRDefault="005D4CE5">
            <w:pPr>
              <w:pStyle w:val="OLtablecontents"/>
              <w:rPr>
                <w:ins w:id="720" w:author="Author"/>
              </w:rPr>
            </w:pPr>
          </w:p>
        </w:tc>
        <w:tc>
          <w:tcPr>
            <w:tcW w:w="780" w:type="dxa"/>
          </w:tcPr>
          <w:p w14:paraId="5E23544E" w14:textId="77777777" w:rsidR="005D4CE5" w:rsidRDefault="00887B63">
            <w:pPr>
              <w:pStyle w:val="OLtablecontents"/>
              <w:rPr>
                <w:ins w:id="721" w:author="Author"/>
              </w:rPr>
            </w:pPr>
            <w:ins w:id="722" w:author="Author">
              <w:r>
                <w:t>0.701 (0.059)</w:t>
              </w:r>
            </w:ins>
          </w:p>
        </w:tc>
        <w:tc>
          <w:tcPr>
            <w:tcW w:w="780" w:type="dxa"/>
          </w:tcPr>
          <w:p w14:paraId="0C662196" w14:textId="77777777" w:rsidR="005D4CE5" w:rsidRDefault="005D4CE5">
            <w:pPr>
              <w:pStyle w:val="OLtablecontents"/>
              <w:rPr>
                <w:ins w:id="723" w:author="Author"/>
              </w:rPr>
            </w:pPr>
          </w:p>
        </w:tc>
        <w:tc>
          <w:tcPr>
            <w:tcW w:w="780" w:type="dxa"/>
          </w:tcPr>
          <w:p w14:paraId="45232486" w14:textId="77777777" w:rsidR="005D4CE5" w:rsidRDefault="00887B63">
            <w:pPr>
              <w:pStyle w:val="OLtablecontents"/>
              <w:rPr>
                <w:ins w:id="724" w:author="Author"/>
              </w:rPr>
            </w:pPr>
            <w:ins w:id="725" w:author="Author">
              <w:r>
                <w:t>0.641 (0.061)</w:t>
              </w:r>
            </w:ins>
          </w:p>
        </w:tc>
        <w:tc>
          <w:tcPr>
            <w:tcW w:w="780" w:type="dxa"/>
          </w:tcPr>
          <w:p w14:paraId="703D08E3" w14:textId="77777777" w:rsidR="005D4CE5" w:rsidRDefault="005D4CE5">
            <w:pPr>
              <w:pStyle w:val="OLtablecontents"/>
              <w:rPr>
                <w:ins w:id="726" w:author="Author"/>
              </w:rPr>
            </w:pPr>
          </w:p>
        </w:tc>
        <w:tc>
          <w:tcPr>
            <w:tcW w:w="780" w:type="dxa"/>
          </w:tcPr>
          <w:p w14:paraId="708ACEFE" w14:textId="77777777" w:rsidR="005D4CE5" w:rsidRDefault="005D4CE5">
            <w:pPr>
              <w:pStyle w:val="OLtablecontents"/>
              <w:rPr>
                <w:ins w:id="727" w:author="Author"/>
              </w:rPr>
            </w:pPr>
          </w:p>
        </w:tc>
      </w:tr>
    </w:tbl>
    <w:p w14:paraId="530CE915" w14:textId="77777777" w:rsidR="005D4CE5" w:rsidRDefault="00887B63">
      <w:pPr>
        <w:pStyle w:val="OLtext"/>
        <w:rPr>
          <w:ins w:id="728" w:author="Author"/>
        </w:rPr>
      </w:pPr>
      <w:ins w:id="729" w:author="Author">
        <w:r>
          <w:rPr>
            <w:sz w:val="16"/>
          </w:rPr>
          <w:t>Note. F+M = form and meaning inputs (25); F = form inputs only (17); Majority = accuracy of the majority answer for that list. Figure 4 plots the two AUC columns.</w:t>
        </w:r>
      </w:ins>
    </w:p>
    <w:p w14:paraId="3156A212" w14:textId="77777777" w:rsidR="005D4CE5" w:rsidRDefault="005D4CE5">
      <w:pPr>
        <w:pStyle w:val="OL3ptseparator"/>
        <w:rPr>
          <w:ins w:id="730" w:author="Author"/>
        </w:rPr>
      </w:pPr>
    </w:p>
    <w:p w14:paraId="63946567" w14:textId="77777777" w:rsidR="005D4CE5" w:rsidRDefault="00887B63">
      <w:pPr>
        <w:pStyle w:val="OLcaption"/>
        <w:rPr>
          <w:ins w:id="731" w:author="Author"/>
        </w:rPr>
      </w:pPr>
      <w:ins w:id="732" w:author="Author">
        <w:r>
          <w:t>FIGURE 4. AUC FOR A HELD-OUT LIST, BY INPUT SET, WITH THE CHANCE LINE AT 0.5 (THE AUC COLUMNS OF TABLE 4)</w:t>
        </w:r>
      </w:ins>
    </w:p>
    <w:p w14:paraId="4F030A97" w14:textId="77777777" w:rsidR="005D4CE5" w:rsidRDefault="00887B63">
      <w:pPr>
        <w:pStyle w:val="OLtext"/>
        <w:rPr>
          <w:ins w:id="733" w:author="Author"/>
        </w:rPr>
      </w:pPr>
      <w:ins w:id="734" w:author="Author">
        <w:r>
          <w:rPr>
            <w:highlight w:val="yellow"/>
          </w:rPr>
          <w:t>[Figure 4 about here — separate file]</w:t>
        </w:r>
      </w:ins>
    </w:p>
    <w:p w14:paraId="42BA2B75" w14:textId="77777777" w:rsidR="005D4CE5" w:rsidRDefault="005D4CE5">
      <w:pPr>
        <w:pStyle w:val="OL3ptseparator"/>
        <w:rPr>
          <w:ins w:id="735" w:author="Author"/>
        </w:rPr>
      </w:pPr>
    </w:p>
    <w:p w14:paraId="7B21F0DB" w14:textId="77777777" w:rsidR="005D4CE5" w:rsidRDefault="00887B63">
      <w:pPr>
        <w:pStyle w:val="OLtextindented"/>
        <w:rPr>
          <w:ins w:id="736" w:author="Author"/>
        </w:rPr>
      </w:pPr>
      <w:ins w:id="737" w:author="Author">
        <w:r>
          <w:t xml:space="preserve">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w:t>
        </w:r>
        <w:r>
          <w:t>difference of −0.025).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ins>
    </w:p>
    <w:p w14:paraId="6021FB17" w14:textId="77777777" w:rsidR="005D4CE5" w:rsidRDefault="00887B63">
      <w:pPr>
        <w:pStyle w:val="OLheadingB-level"/>
        <w:rPr>
          <w:ins w:id="738" w:author="Author"/>
        </w:rPr>
      </w:pPr>
      <w:ins w:id="739" w:author="Author">
        <w:r>
          <w:t>What distinguishes them.</w:t>
        </w:r>
      </w:ins>
    </w:p>
    <w:p w14:paraId="12AA932D" w14:textId="77777777" w:rsidR="005D4CE5" w:rsidRDefault="00887B63">
      <w:pPr>
        <w:pStyle w:val="OLtext"/>
        <w:rPr>
          <w:ins w:id="740" w:author="Author"/>
        </w:rPr>
      </w:pPr>
      <w:ins w:id="741" w:author="Author">
        <w:r>
          <w:t>Table 5 gives, for each input that matters, its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These properties are correlated with one another and are one bundle, not ten separate findings.</w:t>
        </w:r>
      </w:ins>
    </w:p>
    <w:p w14:paraId="34DCD574" w14:textId="77777777" w:rsidR="005D4CE5" w:rsidRDefault="00887B63">
      <w:pPr>
        <w:pStyle w:val="OLcaption"/>
        <w:rPr>
          <w:ins w:id="742" w:author="Author"/>
        </w:rPr>
      </w:pPr>
      <w:ins w:id="743" w:author="Author">
        <w:r>
          <w:t>TABLE 5. THE PROFILE: UNCODED AGAINST CODED FORMS, WITHIN LISTS</w:t>
        </w:r>
      </w:ins>
    </w:p>
    <w:p w14:paraId="7CD22E37" w14:textId="77777777" w:rsidR="003F379C" w:rsidRDefault="00887B63">
      <w:pPr>
        <w:pStyle w:val="BodyText"/>
        <w:rPr>
          <w:del w:id="744" w:author="Author"/>
        </w:rPr>
      </w:pPr>
      <w:del w:id="745" w:author="Author">
        <w:r>
          <w:delText xml:space="preserve">Removing </w:delText>
        </w:r>
        <w:r>
          <w:rPr>
            <w:rStyle w:val="VerbatimChar"/>
          </w:rPr>
          <w:delText>language_cognacy_coverage</w:delText>
        </w:r>
        <w:r>
          <w:delText xml:space="preserve"> slightly </w:delText>
        </w:r>
        <w:r>
          <w:rPr>
            <w:i/>
            <w:iCs/>
          </w:rPr>
          <w:delText>improves</w:delText>
        </w:r>
        <w:r>
          <w:delText xml:space="preserve"> both CV AUC (+0.003) and LOLO AUC (+0.007), with all six languages now exceeding the 0.65 threshold. </w:delText>
        </w:r>
        <w:r>
          <w:delText>Muna, previously the weakest held-out language (AUC = 0.618), improves to 0.679 under ablation—the confound feature was actively harming cross-linguistic generalization for low-residual-rate languages. The phonological fingerprint is therefore robust to removal of the cognacy coverage confound: the signal resides in form-level phonological properties, not in language-level documentation artifacts.</w:delText>
        </w:r>
      </w:del>
    </w:p>
    <w:p w14:paraId="2643F4EF" w14:textId="77777777" w:rsidR="003F379C" w:rsidRDefault="00887B63">
      <w:pPr>
        <w:pStyle w:val="Heading2"/>
        <w:rPr>
          <w:del w:id="746" w:author="Author"/>
        </w:rPr>
      </w:pPr>
      <w:bookmarkStart w:id="747" w:name="sec:results_ipa"/>
      <w:bookmarkEnd w:id="585"/>
      <w:del w:id="748" w:author="Author">
        <w:r>
          <w:delText>IPA Robustness Test</w:delText>
        </w:r>
      </w:del>
    </w:p>
    <w:p w14:paraId="18183F88" w14:textId="77777777" w:rsidR="003F379C" w:rsidRDefault="00887B63">
      <w:pPr>
        <w:pStyle w:val="FirstParagraph"/>
        <w:rPr>
          <w:del w:id="749" w:author="Author"/>
        </w:rPr>
      </w:pPr>
      <w:del w:id="750" w:author="Author">
        <w:r>
          <w:delText>Because all phonological features were computed from orthographic forms (Section </w:delText>
        </w:r>
        <w:r>
          <w:fldChar w:fldCharType="begin"/>
        </w:r>
        <w:r>
          <w:delInstrText>HYPERLINK \l "sec:limitations" \h</w:delInstrText>
        </w:r>
        <w:r>
          <w:fldChar w:fldCharType="separate"/>
        </w:r>
        <w:r>
          <w:rPr>
            <w:rStyle w:val="Hyperlink"/>
          </w:rPr>
          <w:delText>4.6</w:delText>
        </w:r>
        <w:r>
          <w:fldChar w:fldCharType="end"/>
        </w:r>
        <w:r>
          <w:delText xml:space="preserve">), we tested whether approximate IPA conversion affects model performance. Orthographic digraphs were converted to single IPA characters using conservative, language-specific mappings: </w:delText>
        </w:r>
        <w:r>
          <w:rPr>
            <w:i/>
            <w:iCs/>
          </w:rPr>
          <w:delText>ng</w:delText>
        </w:r>
        <w:r>
          <w:delText xml:space="preserve"> → // and </w:delText>
        </w:r>
        <w:r>
          <w:rPr>
            <w:i/>
            <w:iCs/>
          </w:rPr>
          <w:delText>ny</w:delText>
        </w:r>
        <w:r>
          <w:delText xml:space="preserve"> → // (all languages), plus </w:delText>
        </w:r>
        <w:r>
          <w:rPr>
            <w:i/>
            <w:iCs/>
          </w:rPr>
          <w:delText>gh</w:delText>
        </w:r>
        <w:r>
          <w:delText xml:space="preserve"> → // and </w:delText>
        </w:r>
        <w:r>
          <w:rPr>
            <w:i/>
            <w:iCs/>
          </w:rPr>
          <w:delText>bh</w:delText>
        </w:r>
        <w:r>
          <w:delText xml:space="preserve"> → // (Muna). This affected 75/1,357 forms (5.5%), predominantly in Muna (54 forms, 24.7%). Phonological features were recomputed on the IPA forms and Model B was retrained.</w:delText>
        </w:r>
      </w:del>
    </w:p>
    <w:p w14:paraId="7549FB8D" w14:textId="77777777" w:rsidR="003F379C" w:rsidRDefault="00887B63">
      <w:pPr>
        <w:pStyle w:val="BodyText"/>
        <w:rPr>
          <w:del w:id="751" w:author="Author"/>
        </w:rPr>
      </w:pPr>
      <w:del w:id="752" w:author="Author">
        <w:r>
          <w:delText xml:space="preserve">IPA conversion produced negligible change in cross-validation performance (AUC 0.772 → 0.774, Δ = +0.002) and slight improvement in LOLO validation (mean AUC 0.724 → 0.733, Δ = +0.009). All six LOLO languages maintained AUC ≥ 0.65 under IPA conversion. Notably, Muna—the language most affected by digraph conversion—showed the largest LOLO improvement (+0.042), indicating that orthographic digraphs were adding noise rather than signal. </w:delText>
        </w:r>
        <w:r>
          <w:delText>The phonological fingerprint is therefore robust to orthographic-to-IPA conversion: the model detects phonological patterns, not orthographic artifacts.</w:delText>
        </w:r>
      </w:del>
    </w:p>
    <w:p w14:paraId="32444470" w14:textId="77777777" w:rsidR="003F379C" w:rsidRDefault="00887B63">
      <w:pPr>
        <w:pStyle w:val="BodyText"/>
        <w:rPr>
          <w:del w:id="753" w:author="Author"/>
        </w:rPr>
      </w:pPr>
      <w:del w:id="754" w:author="Author">
        <w:r>
          <w:delText xml:space="preserve">A related concern is that </w:delText>
        </w:r>
        <w:r>
          <w:rPr>
            <w:rStyle w:val="VerbatimChar"/>
          </w:rPr>
          <w:delText>form_length</w:delText>
        </w:r>
        <w:r>
          <w:delText xml:space="preserve"> measures character count rather than the linguistically meaningful syllable count. We tested this by replacing character count with a vowel-nuclei syllable counter: model performance was unchanged (CV AUC 0.768 → 0.769, Δ &lt; 0.001; LOLO 0.722 → 0.728, Δ = +0.006). </w:delText>
        </w:r>
        <w:r>
          <w:delText>Indeed, removing the length feature entirely produces equivalent performance (CV AUC 0.769, LOLO 0.732), confirming that the phonological fingerprint does not depend on the length metric—it is carried by other features (consonant clusters, glottal stops, prefix patterns).</w:delText>
        </w:r>
      </w:del>
    </w:p>
    <w:p w14:paraId="00024C0A" w14:textId="77777777" w:rsidR="003F379C" w:rsidRDefault="00887B63">
      <w:pPr>
        <w:pStyle w:val="Heading2"/>
        <w:rPr>
          <w:del w:id="755" w:author="Author"/>
        </w:rPr>
      </w:pPr>
      <w:bookmarkStart w:id="756" w:name="sec:results_shap"/>
      <w:bookmarkEnd w:id="747"/>
      <w:del w:id="757" w:author="Author">
        <w:r>
          <w:delText>SHAP Analysis</w:delText>
        </w:r>
      </w:del>
    </w:p>
    <w:p w14:paraId="732BDCD1" w14:textId="77777777" w:rsidR="003F379C" w:rsidRDefault="00887B63">
      <w:pPr>
        <w:pStyle w:val="FirstParagraph"/>
        <w:rPr>
          <w:del w:id="758" w:author="Author"/>
        </w:rPr>
      </w:pPr>
      <w:del w:id="759" w:author="Author">
        <w:r>
          <w:delText>SHAP analysis of Model B reveals the phonological features most strongly associated with substrate classification (Figure </w:delText>
        </w:r>
        <w:r>
          <w:fldChar w:fldCharType="begin"/>
        </w:r>
        <w:r>
          <w:delInstrText>HYPERLINK \l "fig:shap" \h</w:delInstrText>
        </w:r>
        <w:r>
          <w:fldChar w:fldCharType="separate"/>
        </w:r>
        <w:r>
          <w:rPr>
            <w:rStyle w:val="Hyperlink"/>
          </w:rPr>
          <w:delText>1</w:delText>
        </w:r>
        <w:r>
          <w:fldChar w:fldCharType="end"/>
        </w:r>
        <w:r>
          <w:delText>).</w:delText>
        </w:r>
      </w:del>
    </w:p>
    <w:tbl>
      <w:tblPr>
        <w:tblStyle w:val="Table"/>
        <w:tblW w:w="0" w:type="auto"/>
        <w:jc w:val="center"/>
        <w:tblLook w:val="0600" w:firstRow="0" w:lastRow="0" w:firstColumn="0" w:lastColumn="0" w:noHBand="1" w:noVBand="1"/>
      </w:tblPr>
      <w:tblGrid>
        <w:gridCol w:w="842"/>
        <w:gridCol w:w="891"/>
        <w:gridCol w:w="891"/>
        <w:gridCol w:w="891"/>
        <w:gridCol w:w="891"/>
        <w:gridCol w:w="891"/>
        <w:gridCol w:w="891"/>
      </w:tblGrid>
      <w:tr w:rsidR="003F379C" w14:paraId="015B95B7" w14:textId="7D817B9F">
        <w:trPr>
          <w:jc w:val="center"/>
        </w:trPr>
        <w:tc>
          <w:tcPr>
            <w:tcW w:w="0" w:type="auto"/>
          </w:tcPr>
          <w:p w14:paraId="74C33F2D" w14:textId="77777777" w:rsidR="003F379C" w:rsidRDefault="00887B63">
            <w:bookmarkStart w:id="760" w:name="fig:shap"/>
            <w:ins w:id="761" w:author="Author">
              <w:r>
                <w:rPr>
                  <w:b/>
                  <w:sz w:val="16"/>
                </w:rPr>
                <w:t>Property</w:t>
              </w:r>
            </w:ins>
          </w:p>
        </w:tc>
        <w:tc>
          <w:tcPr>
            <w:tcW w:w="891" w:type="dxa"/>
            <w:cellIns w:id="762" w:author="Author"/>
          </w:tcPr>
          <w:p w14:paraId="655AF476" w14:textId="77777777" w:rsidR="00887B63" w:rsidRDefault="00887B63">
            <w:pPr>
              <w:pStyle w:val="OLtablecolumnheading"/>
              <w:rPr>
                <w:b w:val="0"/>
              </w:rPr>
            </w:pPr>
            <w:ins w:id="763" w:author="Author">
              <w:r>
                <w:t>Uncoded</w:t>
              </w:r>
            </w:ins>
          </w:p>
        </w:tc>
        <w:tc>
          <w:tcPr>
            <w:tcW w:w="891" w:type="dxa"/>
            <w:cellIns w:id="764" w:author="Author"/>
          </w:tcPr>
          <w:p w14:paraId="6D613698" w14:textId="77777777" w:rsidR="00887B63" w:rsidRDefault="00887B63">
            <w:pPr>
              <w:pStyle w:val="OLtablecolumnheading"/>
              <w:rPr>
                <w:b w:val="0"/>
              </w:rPr>
            </w:pPr>
            <w:ins w:id="765" w:author="Author">
              <w:r>
                <w:t>Coded</w:t>
              </w:r>
            </w:ins>
          </w:p>
        </w:tc>
        <w:tc>
          <w:tcPr>
            <w:tcW w:w="891" w:type="dxa"/>
            <w:cellIns w:id="766" w:author="Author"/>
          </w:tcPr>
          <w:p w14:paraId="45785C5B" w14:textId="77777777" w:rsidR="00887B63" w:rsidRDefault="00887B63">
            <w:pPr>
              <w:pStyle w:val="OLtablecolumnheading"/>
              <w:rPr>
                <w:b w:val="0"/>
              </w:rPr>
            </w:pPr>
            <w:ins w:id="767" w:author="Author">
              <w:r>
                <w:t>Same sign (of 6)</w:t>
              </w:r>
            </w:ins>
          </w:p>
        </w:tc>
        <w:tc>
          <w:tcPr>
            <w:tcW w:w="891" w:type="dxa"/>
            <w:cellIns w:id="768" w:author="Author"/>
          </w:tcPr>
          <w:p w14:paraId="357BE1B5" w14:textId="77777777" w:rsidR="00887B63" w:rsidRDefault="00887B63">
            <w:pPr>
              <w:pStyle w:val="OLtablecolumnheading"/>
              <w:rPr>
                <w:b w:val="0"/>
              </w:rPr>
            </w:pPr>
            <w:ins w:id="769" w:author="Author">
              <w:r>
                <w:t>Effect type</w:t>
              </w:r>
            </w:ins>
          </w:p>
        </w:tc>
        <w:tc>
          <w:tcPr>
            <w:tcW w:w="891" w:type="dxa"/>
            <w:cellIns w:id="770" w:author="Author"/>
          </w:tcPr>
          <w:p w14:paraId="6C8E9DA4" w14:textId="77777777" w:rsidR="00887B63" w:rsidRDefault="00887B63">
            <w:pPr>
              <w:pStyle w:val="OLtablecolumnheading"/>
              <w:rPr>
                <w:b w:val="0"/>
              </w:rPr>
            </w:pPr>
            <w:ins w:id="771" w:author="Author">
              <w:r>
                <w:t>Effect [95% CI]</w:t>
              </w:r>
            </w:ins>
          </w:p>
        </w:tc>
        <w:tc>
          <w:tcPr>
            <w:tcW w:w="891" w:type="dxa"/>
            <w:cellIns w:id="772" w:author="Author"/>
          </w:tcPr>
          <w:p w14:paraId="364281F5" w14:textId="77777777" w:rsidR="00887B63" w:rsidRDefault="00887B63">
            <w:pPr>
              <w:pStyle w:val="OLtablecolumnheading"/>
              <w:rPr>
                <w:b w:val="0"/>
              </w:rPr>
            </w:pPr>
            <w:ins w:id="773" w:author="Author">
              <w:r>
                <w:t>At equal letter count §</w:t>
              </w:r>
            </w:ins>
          </w:p>
        </w:tc>
      </w:tr>
    </w:tbl>
    <w:tbl>
      <w:tblPr>
        <w:tblStyle w:val="TableGrid"/>
        <w:tblW w:w="0" w:type="auto"/>
        <w:tblLook w:val="04A0" w:firstRow="1" w:lastRow="0" w:firstColumn="1" w:lastColumn="0" w:noHBand="0" w:noVBand="1"/>
      </w:tblPr>
      <w:tblGrid>
        <w:gridCol w:w="954"/>
        <w:gridCol w:w="891"/>
        <w:gridCol w:w="891"/>
        <w:gridCol w:w="891"/>
        <w:gridCol w:w="891"/>
        <w:gridCol w:w="891"/>
        <w:gridCol w:w="891"/>
      </w:tblGrid>
      <w:tr w:rsidR="005D4CE5" w14:paraId="55162EE0" w14:textId="77777777">
        <w:trPr>
          <w:ins w:id="774" w:author="Author"/>
        </w:trPr>
        <w:tc>
          <w:tcPr>
            <w:tcW w:w="891" w:type="dxa"/>
          </w:tcPr>
          <w:p w14:paraId="37065CE1" w14:textId="77777777" w:rsidR="005D4CE5" w:rsidRDefault="00887B63">
            <w:pPr>
              <w:pStyle w:val="OLtablecontents"/>
              <w:rPr>
                <w:ins w:id="775" w:author="Author"/>
              </w:rPr>
            </w:pPr>
            <w:ins w:id="776" w:author="Author">
              <w:r>
                <w:t>Length in characters (hyphens, spaces and glottal marks included)</w:t>
              </w:r>
            </w:ins>
          </w:p>
        </w:tc>
        <w:tc>
          <w:tcPr>
            <w:tcW w:w="891" w:type="dxa"/>
          </w:tcPr>
          <w:p w14:paraId="0A25E7B4" w14:textId="77777777" w:rsidR="005D4CE5" w:rsidRDefault="00887B63">
            <w:pPr>
              <w:pStyle w:val="OLtablecontents"/>
              <w:rPr>
                <w:ins w:id="777" w:author="Author"/>
              </w:rPr>
            </w:pPr>
            <w:ins w:id="778" w:author="Author">
              <w:r>
                <w:t>6.10</w:t>
              </w:r>
            </w:ins>
          </w:p>
        </w:tc>
        <w:tc>
          <w:tcPr>
            <w:tcW w:w="891" w:type="dxa"/>
          </w:tcPr>
          <w:p w14:paraId="6B368E33" w14:textId="77777777" w:rsidR="005D4CE5" w:rsidRDefault="00887B63">
            <w:pPr>
              <w:pStyle w:val="OLtablecontents"/>
              <w:rPr>
                <w:ins w:id="779" w:author="Author"/>
              </w:rPr>
            </w:pPr>
            <w:ins w:id="780" w:author="Author">
              <w:r>
                <w:t>5.20</w:t>
              </w:r>
            </w:ins>
          </w:p>
        </w:tc>
        <w:tc>
          <w:tcPr>
            <w:tcW w:w="891" w:type="dxa"/>
          </w:tcPr>
          <w:p w14:paraId="26FA2201" w14:textId="77777777" w:rsidR="005D4CE5" w:rsidRDefault="00887B63">
            <w:pPr>
              <w:pStyle w:val="OLtablecontents"/>
              <w:rPr>
                <w:ins w:id="781" w:author="Author"/>
              </w:rPr>
            </w:pPr>
            <w:ins w:id="782" w:author="Author">
              <w:r>
                <w:t>6</w:t>
              </w:r>
            </w:ins>
          </w:p>
        </w:tc>
        <w:tc>
          <w:tcPr>
            <w:tcW w:w="891" w:type="dxa"/>
          </w:tcPr>
          <w:p w14:paraId="64F7545B" w14:textId="77777777" w:rsidR="005D4CE5" w:rsidRDefault="00887B63">
            <w:pPr>
              <w:pStyle w:val="OLtablecontents"/>
              <w:rPr>
                <w:ins w:id="783" w:author="Author"/>
              </w:rPr>
            </w:pPr>
            <w:ins w:id="784" w:author="Author">
              <w:r>
                <w:t>mean difference †</w:t>
              </w:r>
            </w:ins>
          </w:p>
        </w:tc>
        <w:tc>
          <w:tcPr>
            <w:tcW w:w="891" w:type="dxa"/>
          </w:tcPr>
          <w:p w14:paraId="7F6C18A5" w14:textId="77777777" w:rsidR="005D4CE5" w:rsidRDefault="00887B63">
            <w:pPr>
              <w:pStyle w:val="OLtablecontents"/>
              <w:rPr>
                <w:ins w:id="785" w:author="Author"/>
              </w:rPr>
            </w:pPr>
            <w:ins w:id="786" w:author="Author">
              <w:r>
                <w:t>+1.09 [0.87, 1.32]</w:t>
              </w:r>
            </w:ins>
          </w:p>
        </w:tc>
        <w:tc>
          <w:tcPr>
            <w:tcW w:w="891" w:type="dxa"/>
          </w:tcPr>
          <w:p w14:paraId="70FA803A" w14:textId="77777777" w:rsidR="005D4CE5" w:rsidRDefault="00887B63">
            <w:pPr>
              <w:pStyle w:val="OLtablecontents"/>
              <w:rPr>
                <w:ins w:id="787" w:author="Author"/>
              </w:rPr>
            </w:pPr>
            <w:ins w:id="788" w:author="Author">
              <w:r>
                <w:t>—</w:t>
              </w:r>
            </w:ins>
          </w:p>
        </w:tc>
      </w:tr>
      <w:tr w:rsidR="005D4CE5" w14:paraId="12D126AF" w14:textId="77777777">
        <w:trPr>
          <w:ins w:id="789" w:author="Author"/>
        </w:trPr>
        <w:tc>
          <w:tcPr>
            <w:tcW w:w="891" w:type="dxa"/>
          </w:tcPr>
          <w:p w14:paraId="22DF2E68" w14:textId="77777777" w:rsidR="005D4CE5" w:rsidRDefault="00887B63">
            <w:pPr>
              <w:pStyle w:val="OLtablecontents"/>
              <w:rPr>
                <w:ins w:id="790" w:author="Author"/>
              </w:rPr>
            </w:pPr>
            <w:ins w:id="791" w:author="Author">
              <w:r>
                <w:t>Number of vowel letters</w:t>
              </w:r>
            </w:ins>
          </w:p>
        </w:tc>
        <w:tc>
          <w:tcPr>
            <w:tcW w:w="891" w:type="dxa"/>
          </w:tcPr>
          <w:p w14:paraId="6704077F" w14:textId="77777777" w:rsidR="005D4CE5" w:rsidRDefault="00887B63">
            <w:pPr>
              <w:pStyle w:val="OLtablecontents"/>
              <w:rPr>
                <w:ins w:id="792" w:author="Author"/>
              </w:rPr>
            </w:pPr>
            <w:ins w:id="793" w:author="Author">
              <w:r>
                <w:t>2.88</w:t>
              </w:r>
            </w:ins>
          </w:p>
        </w:tc>
        <w:tc>
          <w:tcPr>
            <w:tcW w:w="891" w:type="dxa"/>
          </w:tcPr>
          <w:p w14:paraId="20A08A6D" w14:textId="77777777" w:rsidR="005D4CE5" w:rsidRDefault="00887B63">
            <w:pPr>
              <w:pStyle w:val="OLtablecontents"/>
              <w:rPr>
                <w:ins w:id="794" w:author="Author"/>
              </w:rPr>
            </w:pPr>
            <w:ins w:id="795" w:author="Author">
              <w:r>
                <w:t>2.54</w:t>
              </w:r>
            </w:ins>
          </w:p>
        </w:tc>
        <w:tc>
          <w:tcPr>
            <w:tcW w:w="891" w:type="dxa"/>
          </w:tcPr>
          <w:p w14:paraId="49EB31AB" w14:textId="77777777" w:rsidR="005D4CE5" w:rsidRDefault="00887B63">
            <w:pPr>
              <w:pStyle w:val="OLtablecontents"/>
              <w:rPr>
                <w:ins w:id="796" w:author="Author"/>
              </w:rPr>
            </w:pPr>
            <w:ins w:id="797" w:author="Author">
              <w:r>
                <w:t>6</w:t>
              </w:r>
            </w:ins>
          </w:p>
        </w:tc>
        <w:tc>
          <w:tcPr>
            <w:tcW w:w="891" w:type="dxa"/>
          </w:tcPr>
          <w:p w14:paraId="5EDD3E31" w14:textId="77777777" w:rsidR="005D4CE5" w:rsidRDefault="00887B63">
            <w:pPr>
              <w:pStyle w:val="OLtablecontents"/>
              <w:rPr>
                <w:ins w:id="798" w:author="Author"/>
              </w:rPr>
            </w:pPr>
            <w:ins w:id="799" w:author="Author">
              <w:r>
                <w:t>mean difference †</w:t>
              </w:r>
            </w:ins>
          </w:p>
        </w:tc>
        <w:tc>
          <w:tcPr>
            <w:tcW w:w="891" w:type="dxa"/>
          </w:tcPr>
          <w:p w14:paraId="68A7CC2B" w14:textId="77777777" w:rsidR="005D4CE5" w:rsidRDefault="00887B63">
            <w:pPr>
              <w:pStyle w:val="OLtablecontents"/>
              <w:rPr>
                <w:ins w:id="800" w:author="Author"/>
              </w:rPr>
            </w:pPr>
            <w:ins w:id="801" w:author="Author">
              <w:r>
                <w:t>+0.39 [0.30, 0.49]</w:t>
              </w:r>
            </w:ins>
          </w:p>
        </w:tc>
        <w:tc>
          <w:tcPr>
            <w:tcW w:w="891" w:type="dxa"/>
          </w:tcPr>
          <w:p w14:paraId="08507CD2" w14:textId="77777777" w:rsidR="005D4CE5" w:rsidRDefault="00887B63">
            <w:pPr>
              <w:pStyle w:val="OLtablecontents"/>
              <w:rPr>
                <w:ins w:id="802" w:author="Author"/>
              </w:rPr>
            </w:pPr>
            <w:ins w:id="803" w:author="Author">
              <w:r>
                <w:t>—</w:t>
              </w:r>
            </w:ins>
          </w:p>
        </w:tc>
      </w:tr>
      <w:tr w:rsidR="005D4CE5" w14:paraId="41488B72" w14:textId="77777777">
        <w:trPr>
          <w:ins w:id="804" w:author="Author"/>
        </w:trPr>
        <w:tc>
          <w:tcPr>
            <w:tcW w:w="891" w:type="dxa"/>
          </w:tcPr>
          <w:p w14:paraId="39833015" w14:textId="77777777" w:rsidR="005D4CE5" w:rsidRDefault="00887B63">
            <w:pPr>
              <w:pStyle w:val="OLtablecontents"/>
              <w:rPr>
                <w:ins w:id="805" w:author="Author"/>
              </w:rPr>
            </w:pPr>
            <w:ins w:id="806" w:author="Author">
              <w:r>
                <w:t>Consonant-letter clusters</w:t>
              </w:r>
            </w:ins>
          </w:p>
        </w:tc>
        <w:tc>
          <w:tcPr>
            <w:tcW w:w="891" w:type="dxa"/>
          </w:tcPr>
          <w:p w14:paraId="78D873E3" w14:textId="77777777" w:rsidR="005D4CE5" w:rsidRDefault="00887B63">
            <w:pPr>
              <w:pStyle w:val="OLtablecontents"/>
              <w:rPr>
                <w:ins w:id="807" w:author="Author"/>
              </w:rPr>
            </w:pPr>
            <w:ins w:id="808" w:author="Author">
              <w:r>
                <w:t>0.48</w:t>
              </w:r>
            </w:ins>
          </w:p>
        </w:tc>
        <w:tc>
          <w:tcPr>
            <w:tcW w:w="891" w:type="dxa"/>
          </w:tcPr>
          <w:p w14:paraId="22E2B8A3" w14:textId="77777777" w:rsidR="005D4CE5" w:rsidRDefault="00887B63">
            <w:pPr>
              <w:pStyle w:val="OLtablecontents"/>
              <w:rPr>
                <w:ins w:id="809" w:author="Author"/>
              </w:rPr>
            </w:pPr>
            <w:ins w:id="810" w:author="Author">
              <w:r>
                <w:t>0.32</w:t>
              </w:r>
            </w:ins>
          </w:p>
        </w:tc>
        <w:tc>
          <w:tcPr>
            <w:tcW w:w="891" w:type="dxa"/>
          </w:tcPr>
          <w:p w14:paraId="6ED211B7" w14:textId="77777777" w:rsidR="005D4CE5" w:rsidRDefault="00887B63">
            <w:pPr>
              <w:pStyle w:val="OLtablecontents"/>
              <w:rPr>
                <w:ins w:id="811" w:author="Author"/>
              </w:rPr>
            </w:pPr>
            <w:ins w:id="812" w:author="Author">
              <w:r>
                <w:t>6</w:t>
              </w:r>
            </w:ins>
          </w:p>
        </w:tc>
        <w:tc>
          <w:tcPr>
            <w:tcW w:w="891" w:type="dxa"/>
          </w:tcPr>
          <w:p w14:paraId="0BFE84C8" w14:textId="77777777" w:rsidR="005D4CE5" w:rsidRDefault="00887B63">
            <w:pPr>
              <w:pStyle w:val="OLtablecontents"/>
              <w:rPr>
                <w:ins w:id="813" w:author="Author"/>
              </w:rPr>
            </w:pPr>
            <w:ins w:id="814" w:author="Author">
              <w:r>
                <w:t>mean difference †</w:t>
              </w:r>
            </w:ins>
          </w:p>
        </w:tc>
        <w:tc>
          <w:tcPr>
            <w:tcW w:w="891" w:type="dxa"/>
          </w:tcPr>
          <w:p w14:paraId="3E38A454" w14:textId="77777777" w:rsidR="005D4CE5" w:rsidRDefault="00887B63">
            <w:pPr>
              <w:pStyle w:val="OLtablecontents"/>
              <w:rPr>
                <w:ins w:id="815" w:author="Author"/>
              </w:rPr>
            </w:pPr>
            <w:ins w:id="816" w:author="Author">
              <w:r>
                <w:t>+0.21 [0.14, 0.28]</w:t>
              </w:r>
            </w:ins>
          </w:p>
        </w:tc>
        <w:tc>
          <w:tcPr>
            <w:tcW w:w="891" w:type="dxa"/>
          </w:tcPr>
          <w:p w14:paraId="1E0502C9" w14:textId="77777777" w:rsidR="005D4CE5" w:rsidRDefault="00887B63">
            <w:pPr>
              <w:pStyle w:val="OLtablecontents"/>
              <w:rPr>
                <w:ins w:id="817" w:author="Author"/>
              </w:rPr>
            </w:pPr>
            <w:ins w:id="818" w:author="Author">
              <w:r>
                <w:t>1.51 [1.09, 2.09]</w:t>
              </w:r>
            </w:ins>
          </w:p>
        </w:tc>
      </w:tr>
      <w:tr w:rsidR="005D4CE5" w14:paraId="3D0DD127" w14:textId="77777777">
        <w:trPr>
          <w:ins w:id="819" w:author="Author"/>
        </w:trPr>
        <w:tc>
          <w:tcPr>
            <w:tcW w:w="891" w:type="dxa"/>
          </w:tcPr>
          <w:p w14:paraId="2EB632D4" w14:textId="77777777" w:rsidR="005D4CE5" w:rsidRDefault="00887B63">
            <w:pPr>
              <w:pStyle w:val="OLtablecontents"/>
              <w:rPr>
                <w:ins w:id="820" w:author="Author"/>
              </w:rPr>
            </w:pPr>
            <w:ins w:id="821" w:author="Author">
              <w:r>
                <w:t>Glottal stop written (ʔ or ')</w:t>
              </w:r>
            </w:ins>
          </w:p>
        </w:tc>
        <w:tc>
          <w:tcPr>
            <w:tcW w:w="891" w:type="dxa"/>
          </w:tcPr>
          <w:p w14:paraId="1EC8C6AF" w14:textId="77777777" w:rsidR="005D4CE5" w:rsidRDefault="00887B63">
            <w:pPr>
              <w:pStyle w:val="OLtablecontents"/>
              <w:rPr>
                <w:ins w:id="822" w:author="Author"/>
              </w:rPr>
            </w:pPr>
            <w:ins w:id="823" w:author="Author">
              <w:r>
                <w:t>23.5%</w:t>
              </w:r>
            </w:ins>
          </w:p>
        </w:tc>
        <w:tc>
          <w:tcPr>
            <w:tcW w:w="891" w:type="dxa"/>
          </w:tcPr>
          <w:p w14:paraId="177AEEFC" w14:textId="77777777" w:rsidR="005D4CE5" w:rsidRDefault="00887B63">
            <w:pPr>
              <w:pStyle w:val="OLtablecontents"/>
              <w:rPr>
                <w:ins w:id="824" w:author="Author"/>
              </w:rPr>
            </w:pPr>
            <w:ins w:id="825" w:author="Author">
              <w:r>
                <w:t>11.6%</w:t>
              </w:r>
            </w:ins>
          </w:p>
        </w:tc>
        <w:tc>
          <w:tcPr>
            <w:tcW w:w="891" w:type="dxa"/>
          </w:tcPr>
          <w:p w14:paraId="622EF0FE" w14:textId="77777777" w:rsidR="005D4CE5" w:rsidRDefault="00887B63">
            <w:pPr>
              <w:pStyle w:val="OLtablecontents"/>
              <w:rPr>
                <w:ins w:id="826" w:author="Author"/>
              </w:rPr>
            </w:pPr>
            <w:ins w:id="827" w:author="Author">
              <w:r>
                <w:t>5</w:t>
              </w:r>
            </w:ins>
          </w:p>
        </w:tc>
        <w:tc>
          <w:tcPr>
            <w:tcW w:w="891" w:type="dxa"/>
          </w:tcPr>
          <w:p w14:paraId="3DE029FF" w14:textId="77777777" w:rsidR="005D4CE5" w:rsidRDefault="00887B63">
            <w:pPr>
              <w:pStyle w:val="OLtablecontents"/>
              <w:rPr>
                <w:ins w:id="828" w:author="Author"/>
              </w:rPr>
            </w:pPr>
            <w:ins w:id="829" w:author="Author">
              <w:r>
                <w:t>odds ratio ‡</w:t>
              </w:r>
            </w:ins>
          </w:p>
        </w:tc>
        <w:tc>
          <w:tcPr>
            <w:tcW w:w="891" w:type="dxa"/>
          </w:tcPr>
          <w:p w14:paraId="5BB800CA" w14:textId="77777777" w:rsidR="005D4CE5" w:rsidRDefault="00887B63">
            <w:pPr>
              <w:pStyle w:val="OLtablecontents"/>
              <w:rPr>
                <w:ins w:id="830" w:author="Author"/>
              </w:rPr>
            </w:pPr>
            <w:ins w:id="831" w:author="Author">
              <w:r>
                <w:t>2.67 [1.88, 3.79]</w:t>
              </w:r>
            </w:ins>
          </w:p>
        </w:tc>
        <w:tc>
          <w:tcPr>
            <w:tcW w:w="891" w:type="dxa"/>
          </w:tcPr>
          <w:p w14:paraId="3D032777" w14:textId="77777777" w:rsidR="005D4CE5" w:rsidRDefault="00887B63">
            <w:pPr>
              <w:pStyle w:val="OLtablecontents"/>
              <w:rPr>
                <w:ins w:id="832" w:author="Author"/>
              </w:rPr>
            </w:pPr>
            <w:ins w:id="833" w:author="Author">
              <w:r>
                <w:t>2.60 [1.79, 3.76]</w:t>
              </w:r>
            </w:ins>
          </w:p>
        </w:tc>
      </w:tr>
      <w:tr w:rsidR="005D4CE5" w14:paraId="4200945C" w14:textId="77777777">
        <w:trPr>
          <w:ins w:id="834" w:author="Author"/>
        </w:trPr>
        <w:tc>
          <w:tcPr>
            <w:tcW w:w="891" w:type="dxa"/>
          </w:tcPr>
          <w:p w14:paraId="470F0333" w14:textId="77777777" w:rsidR="005D4CE5" w:rsidRDefault="00887B63">
            <w:pPr>
              <w:pStyle w:val="OLtablecontents"/>
              <w:rPr>
                <w:ins w:id="835" w:author="Author"/>
              </w:rPr>
            </w:pPr>
            <w:ins w:id="836" w:author="Author">
              <w:r>
                <w:t>Begins with ma, me, mo, pa, ka, ta, na, po or aŋ</w:t>
              </w:r>
            </w:ins>
          </w:p>
        </w:tc>
        <w:tc>
          <w:tcPr>
            <w:tcW w:w="891" w:type="dxa"/>
          </w:tcPr>
          <w:p w14:paraId="25FAA002" w14:textId="77777777" w:rsidR="005D4CE5" w:rsidRDefault="00887B63">
            <w:pPr>
              <w:pStyle w:val="OLtablecontents"/>
              <w:rPr>
                <w:ins w:id="837" w:author="Author"/>
              </w:rPr>
            </w:pPr>
            <w:ins w:id="838" w:author="Author">
              <w:r>
                <w:t>37.0%</w:t>
              </w:r>
            </w:ins>
          </w:p>
        </w:tc>
        <w:tc>
          <w:tcPr>
            <w:tcW w:w="891" w:type="dxa"/>
          </w:tcPr>
          <w:p w14:paraId="1AD93675" w14:textId="77777777" w:rsidR="005D4CE5" w:rsidRDefault="00887B63">
            <w:pPr>
              <w:pStyle w:val="OLtablecontents"/>
              <w:rPr>
                <w:ins w:id="839" w:author="Author"/>
              </w:rPr>
            </w:pPr>
            <w:ins w:id="840" w:author="Author">
              <w:r>
                <w:t>25.2%</w:t>
              </w:r>
            </w:ins>
          </w:p>
        </w:tc>
        <w:tc>
          <w:tcPr>
            <w:tcW w:w="891" w:type="dxa"/>
          </w:tcPr>
          <w:p w14:paraId="1A0AF628" w14:textId="77777777" w:rsidR="005D4CE5" w:rsidRDefault="00887B63">
            <w:pPr>
              <w:pStyle w:val="OLtablecontents"/>
              <w:rPr>
                <w:ins w:id="841" w:author="Author"/>
              </w:rPr>
            </w:pPr>
            <w:ins w:id="842" w:author="Author">
              <w:r>
                <w:t>6</w:t>
              </w:r>
            </w:ins>
          </w:p>
        </w:tc>
        <w:tc>
          <w:tcPr>
            <w:tcW w:w="891" w:type="dxa"/>
          </w:tcPr>
          <w:p w14:paraId="3192133B" w14:textId="77777777" w:rsidR="005D4CE5" w:rsidRDefault="00887B63">
            <w:pPr>
              <w:pStyle w:val="OLtablecontents"/>
              <w:rPr>
                <w:ins w:id="843" w:author="Author"/>
              </w:rPr>
            </w:pPr>
            <w:ins w:id="844" w:author="Author">
              <w:r>
                <w:t>odds ratio ‡</w:t>
              </w:r>
            </w:ins>
          </w:p>
        </w:tc>
        <w:tc>
          <w:tcPr>
            <w:tcW w:w="891" w:type="dxa"/>
          </w:tcPr>
          <w:p w14:paraId="4BF888D6" w14:textId="77777777" w:rsidR="005D4CE5" w:rsidRDefault="00887B63">
            <w:pPr>
              <w:pStyle w:val="OLtablecontents"/>
              <w:rPr>
                <w:ins w:id="845" w:author="Author"/>
              </w:rPr>
            </w:pPr>
            <w:ins w:id="846" w:author="Author">
              <w:r>
                <w:t>1.57 [1.20, 2.04]</w:t>
              </w:r>
            </w:ins>
          </w:p>
        </w:tc>
        <w:tc>
          <w:tcPr>
            <w:tcW w:w="891" w:type="dxa"/>
          </w:tcPr>
          <w:p w14:paraId="18A661BF" w14:textId="77777777" w:rsidR="005D4CE5" w:rsidRDefault="00887B63">
            <w:pPr>
              <w:pStyle w:val="OLtablecontents"/>
              <w:rPr>
                <w:ins w:id="847" w:author="Author"/>
              </w:rPr>
            </w:pPr>
            <w:ins w:id="848" w:author="Author">
              <w:r>
                <w:t>1.09 [0.80, 1.48]</w:t>
              </w:r>
            </w:ins>
          </w:p>
        </w:tc>
      </w:tr>
      <w:tr w:rsidR="005D4CE5" w14:paraId="74FD718C" w14:textId="77777777">
        <w:trPr>
          <w:ins w:id="849" w:author="Author"/>
        </w:trPr>
        <w:tc>
          <w:tcPr>
            <w:tcW w:w="891" w:type="dxa"/>
          </w:tcPr>
          <w:p w14:paraId="1360E79A" w14:textId="77777777" w:rsidR="005D4CE5" w:rsidRDefault="00887B63">
            <w:pPr>
              <w:pStyle w:val="OLtablecontents"/>
              <w:rPr>
                <w:ins w:id="850" w:author="Author"/>
              </w:rPr>
            </w:pPr>
            <w:ins w:id="851" w:author="Author">
              <w:r>
                <w:t>Contains ŋ or ng, or mb, nd, nj, mp, nk, nc, nt</w:t>
              </w:r>
            </w:ins>
          </w:p>
        </w:tc>
        <w:tc>
          <w:tcPr>
            <w:tcW w:w="891" w:type="dxa"/>
          </w:tcPr>
          <w:p w14:paraId="07A1B0DA" w14:textId="77777777" w:rsidR="005D4CE5" w:rsidRDefault="00887B63">
            <w:pPr>
              <w:pStyle w:val="OLtablecontents"/>
              <w:rPr>
                <w:ins w:id="852" w:author="Author"/>
              </w:rPr>
            </w:pPr>
            <w:ins w:id="853" w:author="Author">
              <w:r>
                <w:t>30.4%</w:t>
              </w:r>
            </w:ins>
          </w:p>
        </w:tc>
        <w:tc>
          <w:tcPr>
            <w:tcW w:w="891" w:type="dxa"/>
          </w:tcPr>
          <w:p w14:paraId="610A4D9F" w14:textId="77777777" w:rsidR="005D4CE5" w:rsidRDefault="00887B63">
            <w:pPr>
              <w:pStyle w:val="OLtablecontents"/>
              <w:rPr>
                <w:ins w:id="854" w:author="Author"/>
              </w:rPr>
            </w:pPr>
            <w:ins w:id="855" w:author="Author">
              <w:r>
                <w:t>23.7%</w:t>
              </w:r>
            </w:ins>
          </w:p>
        </w:tc>
        <w:tc>
          <w:tcPr>
            <w:tcW w:w="891" w:type="dxa"/>
          </w:tcPr>
          <w:p w14:paraId="6350AFF7" w14:textId="77777777" w:rsidR="005D4CE5" w:rsidRDefault="00887B63">
            <w:pPr>
              <w:pStyle w:val="OLtablecontents"/>
              <w:rPr>
                <w:ins w:id="856" w:author="Author"/>
              </w:rPr>
            </w:pPr>
            <w:ins w:id="857" w:author="Author">
              <w:r>
                <w:t>6</w:t>
              </w:r>
            </w:ins>
          </w:p>
        </w:tc>
        <w:tc>
          <w:tcPr>
            <w:tcW w:w="891" w:type="dxa"/>
          </w:tcPr>
          <w:p w14:paraId="297B8374" w14:textId="77777777" w:rsidR="005D4CE5" w:rsidRDefault="00887B63">
            <w:pPr>
              <w:pStyle w:val="OLtablecontents"/>
              <w:rPr>
                <w:ins w:id="858" w:author="Author"/>
              </w:rPr>
            </w:pPr>
            <w:ins w:id="859" w:author="Author">
              <w:r>
                <w:t>odds ratio ‡</w:t>
              </w:r>
            </w:ins>
          </w:p>
        </w:tc>
        <w:tc>
          <w:tcPr>
            <w:tcW w:w="891" w:type="dxa"/>
          </w:tcPr>
          <w:p w14:paraId="026EC220" w14:textId="77777777" w:rsidR="005D4CE5" w:rsidRDefault="00887B63">
            <w:pPr>
              <w:pStyle w:val="OLtablecontents"/>
              <w:rPr>
                <w:ins w:id="860" w:author="Author"/>
              </w:rPr>
            </w:pPr>
            <w:ins w:id="861" w:author="Author">
              <w:r>
                <w:t>1.55 [1.18, 2.04]</w:t>
              </w:r>
            </w:ins>
          </w:p>
        </w:tc>
        <w:tc>
          <w:tcPr>
            <w:tcW w:w="891" w:type="dxa"/>
          </w:tcPr>
          <w:p w14:paraId="6E19F5F4" w14:textId="77777777" w:rsidR="005D4CE5" w:rsidRDefault="00887B63">
            <w:pPr>
              <w:pStyle w:val="OLtablecontents"/>
              <w:rPr>
                <w:ins w:id="862" w:author="Author"/>
              </w:rPr>
            </w:pPr>
            <w:ins w:id="863" w:author="Author">
              <w:r>
                <w:t>0.95 [0.70, 1.30]</w:t>
              </w:r>
            </w:ins>
          </w:p>
        </w:tc>
      </w:tr>
      <w:tr w:rsidR="005D4CE5" w14:paraId="61B67054" w14:textId="77777777">
        <w:trPr>
          <w:ins w:id="864" w:author="Author"/>
        </w:trPr>
        <w:tc>
          <w:tcPr>
            <w:tcW w:w="891" w:type="dxa"/>
          </w:tcPr>
          <w:p w14:paraId="13B55602" w14:textId="77777777" w:rsidR="005D4CE5" w:rsidRDefault="00887B63">
            <w:pPr>
              <w:pStyle w:val="OLtablecontents"/>
              <w:rPr>
                <w:ins w:id="865" w:author="Author"/>
              </w:rPr>
            </w:pPr>
            <w:ins w:id="866" w:author="Author">
              <w:r>
                <w:t>Hyphen or repeated letter sequence</w:t>
              </w:r>
            </w:ins>
          </w:p>
        </w:tc>
        <w:tc>
          <w:tcPr>
            <w:tcW w:w="891" w:type="dxa"/>
          </w:tcPr>
          <w:p w14:paraId="2EB14865" w14:textId="77777777" w:rsidR="005D4CE5" w:rsidRDefault="00887B63">
            <w:pPr>
              <w:pStyle w:val="OLtablecontents"/>
              <w:rPr>
                <w:ins w:id="867" w:author="Author"/>
              </w:rPr>
            </w:pPr>
            <w:ins w:id="868" w:author="Author">
              <w:r>
                <w:t>11.9%</w:t>
              </w:r>
            </w:ins>
          </w:p>
        </w:tc>
        <w:tc>
          <w:tcPr>
            <w:tcW w:w="891" w:type="dxa"/>
          </w:tcPr>
          <w:p w14:paraId="623310F9" w14:textId="77777777" w:rsidR="005D4CE5" w:rsidRDefault="00887B63">
            <w:pPr>
              <w:pStyle w:val="OLtablecontents"/>
              <w:rPr>
                <w:ins w:id="869" w:author="Author"/>
              </w:rPr>
            </w:pPr>
            <w:ins w:id="870" w:author="Author">
              <w:r>
                <w:t>9.8%</w:t>
              </w:r>
            </w:ins>
          </w:p>
        </w:tc>
        <w:tc>
          <w:tcPr>
            <w:tcW w:w="891" w:type="dxa"/>
          </w:tcPr>
          <w:p w14:paraId="5C1F08D5" w14:textId="77777777" w:rsidR="005D4CE5" w:rsidRDefault="00887B63">
            <w:pPr>
              <w:pStyle w:val="OLtablecontents"/>
              <w:rPr>
                <w:ins w:id="871" w:author="Author"/>
              </w:rPr>
            </w:pPr>
            <w:ins w:id="872" w:author="Author">
              <w:r>
                <w:t>5</w:t>
              </w:r>
            </w:ins>
          </w:p>
        </w:tc>
        <w:tc>
          <w:tcPr>
            <w:tcW w:w="891" w:type="dxa"/>
          </w:tcPr>
          <w:p w14:paraId="2DA2AE32" w14:textId="77777777" w:rsidR="005D4CE5" w:rsidRDefault="00887B63">
            <w:pPr>
              <w:pStyle w:val="OLtablecontents"/>
              <w:rPr>
                <w:ins w:id="873" w:author="Author"/>
              </w:rPr>
            </w:pPr>
            <w:ins w:id="874" w:author="Author">
              <w:r>
                <w:t>odds ratio ‡</w:t>
              </w:r>
            </w:ins>
          </w:p>
        </w:tc>
        <w:tc>
          <w:tcPr>
            <w:tcW w:w="891" w:type="dxa"/>
          </w:tcPr>
          <w:p w14:paraId="55016D55" w14:textId="77777777" w:rsidR="005D4CE5" w:rsidRDefault="00887B63">
            <w:pPr>
              <w:pStyle w:val="OLtablecontents"/>
              <w:rPr>
                <w:ins w:id="875" w:author="Author"/>
              </w:rPr>
            </w:pPr>
            <w:ins w:id="876" w:author="Author">
              <w:r>
                <w:t>1.68 [1.12, 2.51]</w:t>
              </w:r>
            </w:ins>
          </w:p>
        </w:tc>
        <w:tc>
          <w:tcPr>
            <w:tcW w:w="891" w:type="dxa"/>
          </w:tcPr>
          <w:p w14:paraId="32CC466C" w14:textId="77777777" w:rsidR="005D4CE5" w:rsidRDefault="00887B63">
            <w:pPr>
              <w:pStyle w:val="OLtablecontents"/>
              <w:rPr>
                <w:ins w:id="877" w:author="Author"/>
              </w:rPr>
            </w:pPr>
            <w:ins w:id="878" w:author="Author">
              <w:r>
                <w:t>—</w:t>
              </w:r>
            </w:ins>
          </w:p>
        </w:tc>
      </w:tr>
      <w:tr w:rsidR="005D4CE5" w14:paraId="036400EB" w14:textId="77777777">
        <w:trPr>
          <w:ins w:id="879" w:author="Author"/>
        </w:trPr>
        <w:tc>
          <w:tcPr>
            <w:tcW w:w="891" w:type="dxa"/>
          </w:tcPr>
          <w:p w14:paraId="35192F8B" w14:textId="77777777" w:rsidR="005D4CE5" w:rsidRDefault="00887B63">
            <w:pPr>
              <w:pStyle w:val="OLtablecontents"/>
              <w:rPr>
                <w:ins w:id="880" w:author="Author"/>
              </w:rPr>
            </w:pPr>
            <w:ins w:id="881" w:author="Author">
              <w:r>
                <w:t>Ends in a vowel</w:t>
              </w:r>
            </w:ins>
          </w:p>
        </w:tc>
        <w:tc>
          <w:tcPr>
            <w:tcW w:w="891" w:type="dxa"/>
          </w:tcPr>
          <w:p w14:paraId="2241BD11" w14:textId="77777777" w:rsidR="005D4CE5" w:rsidRDefault="00887B63">
            <w:pPr>
              <w:pStyle w:val="OLtablecontents"/>
              <w:rPr>
                <w:ins w:id="882" w:author="Author"/>
              </w:rPr>
            </w:pPr>
            <w:ins w:id="883" w:author="Author">
              <w:r>
                <w:t>78.5%</w:t>
              </w:r>
            </w:ins>
          </w:p>
        </w:tc>
        <w:tc>
          <w:tcPr>
            <w:tcW w:w="891" w:type="dxa"/>
          </w:tcPr>
          <w:p w14:paraId="4EFEF949" w14:textId="77777777" w:rsidR="005D4CE5" w:rsidRDefault="00887B63">
            <w:pPr>
              <w:pStyle w:val="OLtablecontents"/>
              <w:rPr>
                <w:ins w:id="884" w:author="Author"/>
              </w:rPr>
            </w:pPr>
            <w:ins w:id="885" w:author="Author">
              <w:r>
                <w:t>79.2%</w:t>
              </w:r>
            </w:ins>
          </w:p>
        </w:tc>
        <w:tc>
          <w:tcPr>
            <w:tcW w:w="891" w:type="dxa"/>
          </w:tcPr>
          <w:p w14:paraId="26AE43A2" w14:textId="77777777" w:rsidR="005D4CE5" w:rsidRDefault="00887B63">
            <w:pPr>
              <w:pStyle w:val="OLtablecontents"/>
              <w:rPr>
                <w:ins w:id="886" w:author="Author"/>
              </w:rPr>
            </w:pPr>
            <w:ins w:id="887" w:author="Author">
              <w:r>
                <w:t>3</w:t>
              </w:r>
            </w:ins>
          </w:p>
        </w:tc>
        <w:tc>
          <w:tcPr>
            <w:tcW w:w="891" w:type="dxa"/>
          </w:tcPr>
          <w:p w14:paraId="066556BA" w14:textId="77777777" w:rsidR="005D4CE5" w:rsidRDefault="00887B63">
            <w:pPr>
              <w:pStyle w:val="OLtablecontents"/>
              <w:rPr>
                <w:ins w:id="888" w:author="Author"/>
              </w:rPr>
            </w:pPr>
            <w:ins w:id="889" w:author="Author">
              <w:r>
                <w:t>odds ratio ‡</w:t>
              </w:r>
            </w:ins>
          </w:p>
        </w:tc>
        <w:tc>
          <w:tcPr>
            <w:tcW w:w="891" w:type="dxa"/>
          </w:tcPr>
          <w:p w14:paraId="78BCCBDF" w14:textId="77777777" w:rsidR="005D4CE5" w:rsidRDefault="00887B63">
            <w:pPr>
              <w:pStyle w:val="OLtablecontents"/>
              <w:rPr>
                <w:ins w:id="890" w:author="Author"/>
              </w:rPr>
            </w:pPr>
            <w:ins w:id="891" w:author="Author">
              <w:r>
                <w:t>0.66 [0.47, 0.93]</w:t>
              </w:r>
            </w:ins>
          </w:p>
        </w:tc>
        <w:tc>
          <w:tcPr>
            <w:tcW w:w="891" w:type="dxa"/>
          </w:tcPr>
          <w:p w14:paraId="7DE633F4" w14:textId="77777777" w:rsidR="005D4CE5" w:rsidRDefault="00887B63">
            <w:pPr>
              <w:pStyle w:val="OLtablecontents"/>
              <w:rPr>
                <w:ins w:id="892" w:author="Author"/>
              </w:rPr>
            </w:pPr>
            <w:ins w:id="893" w:author="Author">
              <w:r>
                <w:t>—</w:t>
              </w:r>
            </w:ins>
          </w:p>
        </w:tc>
      </w:tr>
      <w:tr w:rsidR="005D4CE5" w14:paraId="4B717361" w14:textId="77777777">
        <w:trPr>
          <w:ins w:id="894" w:author="Author"/>
        </w:trPr>
        <w:tc>
          <w:tcPr>
            <w:tcW w:w="891" w:type="dxa"/>
          </w:tcPr>
          <w:p w14:paraId="4019D853" w14:textId="77777777" w:rsidR="005D4CE5" w:rsidRDefault="00887B63">
            <w:pPr>
              <w:pStyle w:val="OLtablecontents"/>
              <w:rPr>
                <w:ins w:id="895" w:author="Author"/>
              </w:rPr>
            </w:pPr>
            <w:ins w:id="896" w:author="Author">
              <w:r>
                <w:t>Meaning: action</w:t>
              </w:r>
            </w:ins>
          </w:p>
        </w:tc>
        <w:tc>
          <w:tcPr>
            <w:tcW w:w="891" w:type="dxa"/>
          </w:tcPr>
          <w:p w14:paraId="3A8CCE48" w14:textId="77777777" w:rsidR="005D4CE5" w:rsidRDefault="00887B63">
            <w:pPr>
              <w:pStyle w:val="OLtablecontents"/>
              <w:rPr>
                <w:ins w:id="897" w:author="Author"/>
              </w:rPr>
            </w:pPr>
            <w:ins w:id="898" w:author="Author">
              <w:r>
                <w:t>40.4%</w:t>
              </w:r>
            </w:ins>
          </w:p>
        </w:tc>
        <w:tc>
          <w:tcPr>
            <w:tcW w:w="891" w:type="dxa"/>
          </w:tcPr>
          <w:p w14:paraId="46D269BC" w14:textId="77777777" w:rsidR="005D4CE5" w:rsidRDefault="00887B63">
            <w:pPr>
              <w:pStyle w:val="OLtablecontents"/>
              <w:rPr>
                <w:ins w:id="899" w:author="Author"/>
              </w:rPr>
            </w:pPr>
            <w:ins w:id="900" w:author="Author">
              <w:r>
                <w:t>23.4%</w:t>
              </w:r>
            </w:ins>
          </w:p>
        </w:tc>
        <w:tc>
          <w:tcPr>
            <w:tcW w:w="891" w:type="dxa"/>
          </w:tcPr>
          <w:p w14:paraId="112F3960" w14:textId="77777777" w:rsidR="005D4CE5" w:rsidRDefault="00887B63">
            <w:pPr>
              <w:pStyle w:val="OLtablecontents"/>
              <w:rPr>
                <w:ins w:id="901" w:author="Author"/>
              </w:rPr>
            </w:pPr>
            <w:ins w:id="902" w:author="Author">
              <w:r>
                <w:t>6</w:t>
              </w:r>
            </w:ins>
          </w:p>
        </w:tc>
        <w:tc>
          <w:tcPr>
            <w:tcW w:w="891" w:type="dxa"/>
          </w:tcPr>
          <w:p w14:paraId="5BB8D6D0" w14:textId="77777777" w:rsidR="005D4CE5" w:rsidRDefault="00887B63">
            <w:pPr>
              <w:pStyle w:val="OLtablecontents"/>
              <w:rPr>
                <w:ins w:id="903" w:author="Author"/>
              </w:rPr>
            </w:pPr>
            <w:ins w:id="904" w:author="Author">
              <w:r>
                <w:t>odds ratio ‡</w:t>
              </w:r>
            </w:ins>
          </w:p>
        </w:tc>
        <w:tc>
          <w:tcPr>
            <w:tcW w:w="891" w:type="dxa"/>
          </w:tcPr>
          <w:p w14:paraId="5D15D994" w14:textId="77777777" w:rsidR="005D4CE5" w:rsidRDefault="00887B63">
            <w:pPr>
              <w:pStyle w:val="OLtablecontents"/>
              <w:rPr>
                <w:ins w:id="905" w:author="Author"/>
              </w:rPr>
            </w:pPr>
            <w:ins w:id="906" w:author="Author">
              <w:r>
                <w:t>2.46 [1.89, 3.20]</w:t>
              </w:r>
            </w:ins>
          </w:p>
        </w:tc>
        <w:tc>
          <w:tcPr>
            <w:tcW w:w="891" w:type="dxa"/>
          </w:tcPr>
          <w:p w14:paraId="2A48F1D0" w14:textId="77777777" w:rsidR="005D4CE5" w:rsidRDefault="00887B63">
            <w:pPr>
              <w:pStyle w:val="OLtablecontents"/>
              <w:rPr>
                <w:ins w:id="907" w:author="Author"/>
              </w:rPr>
            </w:pPr>
            <w:ins w:id="908" w:author="Author">
              <w:r>
                <w:t>2.22 [1.67, 2.95]</w:t>
              </w:r>
            </w:ins>
          </w:p>
        </w:tc>
      </w:tr>
      <w:tr w:rsidR="005D4CE5" w14:paraId="0A219542" w14:textId="77777777">
        <w:trPr>
          <w:ins w:id="909" w:author="Author"/>
        </w:trPr>
        <w:tc>
          <w:tcPr>
            <w:tcW w:w="891" w:type="dxa"/>
          </w:tcPr>
          <w:p w14:paraId="4E70E950" w14:textId="77777777" w:rsidR="005D4CE5" w:rsidRDefault="00887B63">
            <w:pPr>
              <w:pStyle w:val="OLtablecontents"/>
              <w:rPr>
                <w:ins w:id="910" w:author="Author"/>
              </w:rPr>
            </w:pPr>
            <w:ins w:id="911" w:author="Author">
              <w:r>
                <w:t>Meaning in the "core" set (174 of 210)</w:t>
              </w:r>
            </w:ins>
          </w:p>
        </w:tc>
        <w:tc>
          <w:tcPr>
            <w:tcW w:w="891" w:type="dxa"/>
          </w:tcPr>
          <w:p w14:paraId="5CB36E1D" w14:textId="77777777" w:rsidR="005D4CE5" w:rsidRDefault="00887B63">
            <w:pPr>
              <w:pStyle w:val="OLtablecontents"/>
              <w:rPr>
                <w:ins w:id="912" w:author="Author"/>
              </w:rPr>
            </w:pPr>
            <w:ins w:id="913" w:author="Author">
              <w:r>
                <w:t>83.6%</w:t>
              </w:r>
            </w:ins>
          </w:p>
        </w:tc>
        <w:tc>
          <w:tcPr>
            <w:tcW w:w="891" w:type="dxa"/>
          </w:tcPr>
          <w:p w14:paraId="6A943662" w14:textId="77777777" w:rsidR="005D4CE5" w:rsidRDefault="00887B63">
            <w:pPr>
              <w:pStyle w:val="OLtablecontents"/>
              <w:rPr>
                <w:ins w:id="914" w:author="Author"/>
              </w:rPr>
            </w:pPr>
            <w:ins w:id="915" w:author="Author">
              <w:r>
                <w:t>83.2%</w:t>
              </w:r>
            </w:ins>
          </w:p>
        </w:tc>
        <w:tc>
          <w:tcPr>
            <w:tcW w:w="891" w:type="dxa"/>
          </w:tcPr>
          <w:p w14:paraId="52F7445D" w14:textId="77777777" w:rsidR="005D4CE5" w:rsidRDefault="00887B63">
            <w:pPr>
              <w:pStyle w:val="OLtablecontents"/>
              <w:rPr>
                <w:ins w:id="916" w:author="Author"/>
              </w:rPr>
            </w:pPr>
            <w:ins w:id="917" w:author="Author">
              <w:r>
                <w:t>3</w:t>
              </w:r>
            </w:ins>
          </w:p>
        </w:tc>
        <w:tc>
          <w:tcPr>
            <w:tcW w:w="891" w:type="dxa"/>
          </w:tcPr>
          <w:p w14:paraId="730679CD" w14:textId="77777777" w:rsidR="005D4CE5" w:rsidRDefault="00887B63">
            <w:pPr>
              <w:pStyle w:val="OLtablecontents"/>
              <w:rPr>
                <w:ins w:id="918" w:author="Author"/>
              </w:rPr>
            </w:pPr>
            <w:ins w:id="919" w:author="Author">
              <w:r>
                <w:t>odds ratio ‡</w:t>
              </w:r>
            </w:ins>
          </w:p>
        </w:tc>
        <w:tc>
          <w:tcPr>
            <w:tcW w:w="891" w:type="dxa"/>
          </w:tcPr>
          <w:p w14:paraId="5A7B9B64" w14:textId="77777777" w:rsidR="005D4CE5" w:rsidRDefault="00887B63">
            <w:pPr>
              <w:pStyle w:val="OLtablecontents"/>
              <w:rPr>
                <w:ins w:id="920" w:author="Author"/>
              </w:rPr>
            </w:pPr>
            <w:ins w:id="921" w:author="Author">
              <w:r>
                <w:t>1.04 [0.76, 1.43]</w:t>
              </w:r>
            </w:ins>
          </w:p>
        </w:tc>
        <w:tc>
          <w:tcPr>
            <w:tcW w:w="891" w:type="dxa"/>
          </w:tcPr>
          <w:p w14:paraId="53053726" w14:textId="77777777" w:rsidR="005D4CE5" w:rsidRDefault="00887B63">
            <w:pPr>
              <w:pStyle w:val="OLtablecontents"/>
              <w:rPr>
                <w:ins w:id="922" w:author="Author"/>
              </w:rPr>
            </w:pPr>
            <w:ins w:id="923" w:author="Author">
              <w:r>
                <w:t>—</w:t>
              </w:r>
            </w:ins>
          </w:p>
        </w:tc>
      </w:tr>
    </w:tbl>
    <w:p w14:paraId="224D9D98" w14:textId="77777777" w:rsidR="005D4CE5" w:rsidRDefault="00887B63">
      <w:pPr>
        <w:pStyle w:val="OLtext"/>
        <w:rPr>
          <w:ins w:id="924" w:author="Author"/>
        </w:rPr>
      </w:pPr>
      <w:ins w:id="925" w:author="Author">
        <w:r>
          <w:rPr>
            <w:sz w:val="16"/>
          </w:rPr>
          <w:t>† Stratified mean difference (uncoded minus coded), equal list weights.</w:t>
        </w:r>
      </w:ins>
    </w:p>
    <w:p w14:paraId="16A3A318" w14:textId="77777777" w:rsidR="005D4CE5" w:rsidRDefault="00887B63">
      <w:pPr>
        <w:pStyle w:val="OLtext"/>
        <w:rPr>
          <w:ins w:id="926" w:author="Author"/>
        </w:rPr>
      </w:pPr>
      <w:ins w:id="927" w:author="Author">
        <w:r>
          <w:rPr>
            <w:sz w:val="16"/>
          </w:rPr>
          <w:t>‡ Mantel-Haenszel odds ratio of being uncoded, stratified by list. CI = confidence interval.</w:t>
        </w:r>
      </w:ins>
    </w:p>
    <w:p w14:paraId="1EB47F27" w14:textId="77777777" w:rsidR="005D4CE5" w:rsidRDefault="00887B63">
      <w:pPr>
        <w:pStyle w:val="OLtext"/>
        <w:rPr>
          <w:ins w:id="928" w:author="Author"/>
        </w:rPr>
      </w:pPr>
      <w:ins w:id="929" w:author="Author">
        <w:r>
          <w:rPr>
            <w:sz w:val="16"/>
          </w:rPr>
          <w:t>§ Mantel-Haenszel odds ratio of being uncoded with the number of letters also held fixed (strata: list by letter count); for consonant-letter clusters the indicator "one or more clusters" is used.</w:t>
        </w:r>
      </w:ins>
    </w:p>
    <w:p w14:paraId="0D7EADD3" w14:textId="77777777" w:rsidR="005D4CE5" w:rsidRDefault="005D4CE5">
      <w:pPr>
        <w:pStyle w:val="OL3ptseparator"/>
        <w:rPr>
          <w:ins w:id="930" w:author="Author"/>
        </w:rPr>
      </w:pPr>
    </w:p>
    <w:p w14:paraId="4FDF2309" w14:textId="77777777" w:rsidR="005D4CE5" w:rsidRDefault="00887B63">
      <w:pPr>
        <w:pStyle w:val="OLtextindented"/>
        <w:rPr>
          <w:ins w:id="931" w:author="Author"/>
        </w:rPr>
      </w:pPr>
      <w:ins w:id="932" w:author="Autho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w:t>
        </w:r>
        <w:r>
          <w:t>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w:t>
        </w:r>
        <w:r>
          <w:t>ottal mark also held fixed the figure is 1.38 [0.98, 1.93].</w:t>
        </w:r>
      </w:ins>
    </w:p>
    <w:p w14:paraId="3E4FF0A1" w14:textId="77777777" w:rsidR="005D4CE5" w:rsidRDefault="00887B63">
      <w:pPr>
        <w:pStyle w:val="OLtextindented"/>
        <w:rPr>
          <w:ins w:id="933" w:author="Author"/>
        </w:rPr>
      </w:pPr>
      <w:ins w:id="934" w:author="Author">
        <w:r>
          <w:t xml:space="preserve">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w:t>
        </w:r>
        <w:r>
          <w:t>give two answers, so the data neither show fewer onset strings nor establish more; a length criterion alone ("six letters or more") gives an odds ratio of 2.56 [1.98, 3.32]. The nasal input behaves in the same way: 30.4 against 23.7 percent as coded (1.55 [1.18, 2.04]), 21.0 against 12.7 percent for a strict nasal-plus-stop definition (2.05 [1.47, 2.84]), and 0.95 [0.70, 1.30] or 1.24 [0.84, 1.81] with letters held fixed. The hyphen-or-repetition input gives about the same estimate under every definition (1</w:t>
        </w:r>
        <w:r>
          <w:t>.68 [1.12, 2.51] as coded;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percent of the forms ending in a</w:t>
        </w:r>
        <w:r>
          <w:t>nother consonant and 39.3 percent of the forms ending in a glottal mark; with the glottal-final forms set aside the odds ratio is 0.91 [0.58, 1.44]. The core-set indicator does not differ (1.04 [0.76, 1.43]).</w:t>
        </w:r>
      </w:ins>
    </w:p>
    <w:p w14:paraId="1BCF1A98" w14:textId="77777777" w:rsidR="005D4CE5" w:rsidRDefault="00887B63">
      <w:pPr>
        <w:pStyle w:val="OLtextindented"/>
        <w:rPr>
          <w:ins w:id="935" w:author="Author"/>
        </w:rPr>
      </w:pPr>
      <w:ins w:id="936" w:author="Author">
        <w:r>
          <w:t>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S</w:t>
        </w:r>
        <w:r>
          <w:t>outh Sulawesi lists, so the input also tells the model which list a form comes from, and the input overlaps with the glottal input. Which of the two accounts for the sign was not tested. Statements about the vocabulary in this paper rest on table 5, not on figure 1.</w:t>
        </w:r>
      </w:ins>
    </w:p>
    <w:p w14:paraId="733C0558" w14:textId="77777777" w:rsidR="005D4CE5" w:rsidRDefault="00887B63">
      <w:pPr>
        <w:pStyle w:val="OLcaption"/>
        <w:rPr>
          <w:ins w:id="937" w:author="Author"/>
        </w:rPr>
      </w:pPr>
      <w:ins w:id="938" w:author="Author">
        <w:r>
          <w:t>FIGURE 1. MEAN ABSOLUTE CONTRIBUTION OF EACH INPUT TO THE PREDICTIONS OF THE FULL MODEL (SHAP VALUES), WITH THE DIRECTION OF EACH INPUT'S EFFECT ON THE SCORE</w:t>
        </w:r>
      </w:ins>
    </w:p>
    <w:p w14:paraId="60A5EFC9" w14:textId="77777777" w:rsidR="005D4CE5" w:rsidRDefault="00887B63">
      <w:pPr>
        <w:pStyle w:val="OLtext"/>
        <w:rPr>
          <w:ins w:id="939" w:author="Author"/>
        </w:rPr>
      </w:pPr>
      <w:ins w:id="940" w:author="Author">
        <w:r>
          <w:rPr>
            <w:highlight w:val="yellow"/>
          </w:rPr>
          <w:t>[Figure 1 about here — separate file]</w:t>
        </w:r>
      </w:ins>
    </w:p>
    <w:p w14:paraId="58ECE4BC" w14:textId="77777777" w:rsidR="005D4CE5" w:rsidRDefault="005D4CE5">
      <w:pPr>
        <w:pStyle w:val="OL3ptseparator"/>
        <w:rPr>
          <w:ins w:id="941" w:author="Author"/>
        </w:rPr>
      </w:pPr>
    </w:p>
    <w:p w14:paraId="130FDDA9" w14:textId="77777777" w:rsidR="005D4CE5" w:rsidRDefault="00887B63">
      <w:pPr>
        <w:pStyle w:val="OLtextindented"/>
        <w:rPr>
          <w:ins w:id="942" w:author="Author"/>
        </w:rPr>
      </w:pPr>
      <w:ins w:id="943" w:author="Autho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w:t>
        </w:r>
        <w:r>
          <w:t>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ins>
    </w:p>
    <w:p w14:paraId="62B75C4E" w14:textId="77777777" w:rsidR="005D4CE5" w:rsidRDefault="00887B63">
      <w:pPr>
        <w:pStyle w:val="OLtextindented"/>
        <w:rPr>
          <w:ins w:id="944" w:author="Author"/>
        </w:rPr>
      </w:pPr>
      <w:ins w:id="945" w:author="Autho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w:t>
        </w:r>
        <w:r>
          <w:t xml:space="preserve"> on the forms the model had been trained on and is withdrawn. Table 7 gives two examples for each cell, printed as ABVD records them with their set number, the PMP entry of the meaning and the nearest same-meaning form in another Sulawesi list by the screen. They are the forms the classifier scores most extremely, so they illustrate its inputs by construction; none has been assessed etymologically, and the nearest look-alike is a spelling match, not a cognate. The full table of 92 example rows (73 forms, co</w:t>
        </w:r>
        <w:r>
          <w:t>ded and uncoded) and the scores of all 1,357 forms are in the released files.</w:t>
        </w:r>
      </w:ins>
    </w:p>
    <w:p w14:paraId="2F5D1A38" w14:textId="77777777" w:rsidR="005D4CE5" w:rsidRDefault="00887B63">
      <w:pPr>
        <w:pStyle w:val="OLcaption"/>
        <w:rPr>
          <w:ins w:id="946" w:author="Author"/>
        </w:rPr>
      </w:pPr>
      <w:ins w:id="947" w:author="Author">
        <w:r>
          <w:t>TABLE 6. THE LABEL CROSSED WITH THE OUT-OF-SAMPLE SCORE OF THE FULL MODEL, BY LIST</w:t>
        </w:r>
      </w:ins>
    </w:p>
    <w:p w14:paraId="318B4467" w14:textId="77777777" w:rsidR="003F379C" w:rsidRDefault="00887B63">
      <w:pPr>
        <w:pStyle w:val="ImageCaption"/>
        <w:rPr>
          <w:del w:id="948" w:author="Author"/>
        </w:rPr>
      </w:pPr>
      <w:del w:id="949" w:author="Author">
        <w:r>
          <w:delText>SHAP beeswarm plot for Model B (XGBoost). Each dot represents one form; color indicates feature value (red = high, blue = low). Positive SHAP values push toward substrate classification.</w:delText>
        </w:r>
      </w:del>
    </w:p>
    <w:bookmarkEnd w:id="760"/>
    <w:p w14:paraId="46CC02BA" w14:textId="77777777" w:rsidR="003F379C" w:rsidRDefault="00887B63">
      <w:pPr>
        <w:pStyle w:val="BodyText"/>
        <w:rPr>
          <w:del w:id="950" w:author="Author"/>
        </w:rPr>
      </w:pPr>
      <w:del w:id="951" w:author="Author">
        <w:r>
          <w:delText>The five most important features are:</w:delText>
        </w:r>
      </w:del>
    </w:p>
    <w:p w14:paraId="1B9180B6" w14:textId="77777777" w:rsidR="003F379C" w:rsidRDefault="00887B63">
      <w:pPr>
        <w:numPr>
          <w:ilvl w:val="0"/>
          <w:numId w:val="9"/>
        </w:numPr>
        <w:rPr>
          <w:del w:id="952" w:author="Author"/>
        </w:rPr>
      </w:pPr>
      <w:del w:id="953" w:author="Author">
        <w:r>
          <w:rPr>
            <w:b/>
            <w:bCs/>
          </w:rPr>
          <w:delText>Language cognacy coverage</w:delText>
        </w:r>
        <w:r>
          <w:delText xml:space="preserve"> (mean |SHAP| = 0.559): Languages with lower ABVD coverage rates have higher predicted substrate probabilities. This is a language-level control variable that captures documentation depth rather than a phonological property per se.</w:delText>
        </w:r>
      </w:del>
    </w:p>
    <w:p w14:paraId="38038DE6" w14:textId="77777777" w:rsidR="003F379C" w:rsidRDefault="00887B63">
      <w:pPr>
        <w:numPr>
          <w:ilvl w:val="0"/>
          <w:numId w:val="9"/>
        </w:numPr>
        <w:rPr>
          <w:del w:id="954" w:author="Author"/>
        </w:rPr>
      </w:pPr>
      <w:del w:id="955" w:author="Author">
        <w:r>
          <w:rPr>
            <w:b/>
            <w:bCs/>
          </w:rPr>
          <w:delText>Form length</w:delText>
        </w:r>
        <w:r>
          <w:delText xml:space="preserve"> </w:delText>
        </w:r>
        <w:r>
          <w:delText>(0.378): Non-mainstream candidates average 2.57 syllables compared to 2.29 for inherited forms (+0.28 syllables), consistent with the typological observation that Austronesian basic vocabulary tends toward disyllabic roots (Blust 2009). Character count and syllable count produce identical model performance (ΔAUC &lt; 0.001), and removing the length feature entirely leaves performance unchanged (Section </w:delText>
        </w:r>
        <w:r>
          <w:fldChar w:fldCharType="begin"/>
        </w:r>
        <w:r>
          <w:delInstrText>HYPERLINK \l "sec:results_ipa" \h</w:delInstrText>
        </w:r>
        <w:r>
          <w:fldChar w:fldCharType="separate"/>
        </w:r>
        <w:r>
          <w:rPr>
            <w:rStyle w:val="Hyperlink"/>
          </w:rPr>
          <w:delText>3.4</w:delText>
        </w:r>
        <w:r>
          <w:fldChar w:fldCharType="end"/>
        </w:r>
        <w:r>
          <w:delText>), indicating that length contributes modestly alongside other features.</w:delText>
        </w:r>
      </w:del>
    </w:p>
    <w:p w14:paraId="7B678AD7" w14:textId="77777777" w:rsidR="003F379C" w:rsidRDefault="00887B63">
      <w:pPr>
        <w:numPr>
          <w:ilvl w:val="0"/>
          <w:numId w:val="9"/>
        </w:numPr>
        <w:rPr>
          <w:del w:id="956" w:author="Author"/>
        </w:rPr>
      </w:pPr>
      <w:del w:id="957" w:author="Author">
        <w:r>
          <w:rPr>
            <w:b/>
            <w:bCs/>
          </w:rPr>
          <w:delText xml:space="preserve">Semantic domain: </w:delText>
        </w:r>
        <w:r>
          <w:rPr>
            <w:b/>
            <w:bCs/>
            <w:smallCaps/>
          </w:rPr>
          <w:delText>action</w:delText>
        </w:r>
        <w:r>
          <w:delText xml:space="preserve"> </w:delText>
        </w:r>
        <w:r>
          <w:delText>(0.230): Action verbs are over-represented among non-mainstream candidates. In the top 50 highest-confidence candidates, 46% are action verbs, compared to 26% quality adjectives and 16% grammatical items. A caveat applies: action verbs in Sulawesi languages frequently undergo morphological derivation (infixation, suffixation) that may increase surface form complexity; the extent to which this semantic signal reflects substrate persistence versus morphological inflation cannot be resolved without morphologic</w:delText>
        </w:r>
        <w:r>
          <w:delText>al decomposition of the ABVD forms.</w:delText>
        </w:r>
      </w:del>
    </w:p>
    <w:p w14:paraId="4E465596" w14:textId="77777777" w:rsidR="003F379C" w:rsidRDefault="00887B63">
      <w:pPr>
        <w:numPr>
          <w:ilvl w:val="0"/>
          <w:numId w:val="9"/>
        </w:numPr>
        <w:rPr>
          <w:del w:id="958" w:author="Author"/>
        </w:rPr>
      </w:pPr>
      <w:del w:id="959" w:author="Author">
        <w:r>
          <w:rPr>
            <w:b/>
            <w:bCs/>
          </w:rPr>
          <w:delText>Consonant cluster count</w:delText>
        </w:r>
        <w:r>
          <w:delText xml:space="preserve"> (0.190): Non-mainstream candidates contain more CC+ sequences, deviating from the predominantly (C)V(C) canonical syllable structure of Austronesian languages. As with form length, some of these clusters may arise at morpheme boundaries (e.g. from infixation) rather than within roots; future work with morphologically parsed data could distinguish these sources.</w:delText>
        </w:r>
      </w:del>
    </w:p>
    <w:p w14:paraId="7B4E4284" w14:textId="77777777" w:rsidR="003F379C" w:rsidRDefault="00887B63">
      <w:pPr>
        <w:numPr>
          <w:ilvl w:val="0"/>
          <w:numId w:val="9"/>
        </w:numPr>
        <w:rPr>
          <w:del w:id="960" w:author="Author"/>
        </w:rPr>
      </w:pPr>
      <w:del w:id="961" w:author="Author">
        <w:r>
          <w:rPr>
            <w:b/>
            <w:bCs/>
          </w:rPr>
          <w:delText>Glottal stop presence</w:delText>
        </w:r>
        <w:r>
          <w:delText xml:space="preserve"> (0.188): Forms containing glottal stop markers ( or orthographic </w:delText>
        </w:r>
        <w:r>
          <w:rPr>
            <w:rStyle w:val="VerbatimChar"/>
          </w:rPr>
          <w:delText>’</w:delText>
        </w:r>
        <w:r>
          <w:delText>) are more likely to be classified as substrate.</w:delText>
        </w:r>
      </w:del>
    </w:p>
    <w:p w14:paraId="045AB8CB" w14:textId="77777777" w:rsidR="003F379C" w:rsidRDefault="00887B63">
      <w:pPr>
        <w:pStyle w:val="FirstParagraph"/>
        <w:rPr>
          <w:del w:id="962" w:author="Author"/>
        </w:rPr>
      </w:pPr>
      <w:del w:id="963" w:author="Author">
        <w:r>
          <w:delText>We term the combination of these properties—longer forms, more consonant clusters, more glottal stops, fewer canonical prefixes, and action-verb semantics—the “phonological fingerprint” of non-mainstream vocabulary in Sulawesi basic lexicon.</w:delText>
        </w:r>
      </w:del>
    </w:p>
    <w:p w14:paraId="276FFA85" w14:textId="77777777" w:rsidR="003F379C" w:rsidRDefault="00887B63">
      <w:pPr>
        <w:pStyle w:val="Heading2"/>
        <w:rPr>
          <w:del w:id="964" w:author="Author"/>
        </w:rPr>
      </w:pPr>
      <w:bookmarkStart w:id="965" w:name="sec:results_consensus"/>
      <w:bookmarkEnd w:id="756"/>
      <w:del w:id="966" w:author="Author">
        <w:r>
          <w:delText>Cross-Method Consensus</w:delText>
        </w:r>
      </w:del>
    </w:p>
    <w:p w14:paraId="0DEA91B1" w14:textId="77777777" w:rsidR="003F379C" w:rsidRDefault="00887B63">
      <w:pPr>
        <w:pStyle w:val="FirstParagraph"/>
        <w:rPr>
          <w:del w:id="967" w:author="Author"/>
        </w:rPr>
      </w:pPr>
      <w:del w:id="968" w:author="Author">
        <w:r>
          <w:delText>Cross-tabulation of rule-based (E022) and ML (E027) predictions yields a four-quadrant distribution (Figure </w:delText>
        </w:r>
        <w:r>
          <w:fldChar w:fldCharType="begin"/>
        </w:r>
        <w:r>
          <w:delInstrText>HYPERLINK \l "fig:quadrant" \h</w:delInstrText>
        </w:r>
        <w:r>
          <w:fldChar w:fldCharType="separate"/>
        </w:r>
        <w:r>
          <w:rPr>
            <w:rStyle w:val="Hyperlink"/>
          </w:rPr>
          <w:delText>2</w:delText>
        </w:r>
        <w:r>
          <w:fldChar w:fldCharType="end"/>
        </w:r>
        <w:r>
          <w:delText>):</w:delText>
        </w:r>
      </w:del>
    </w:p>
    <w:tbl>
      <w:tblPr>
        <w:tblStyle w:val="Table"/>
        <w:tblW w:w="0" w:type="auto"/>
        <w:jc w:val="center"/>
        <w:tblLook w:val="0600" w:firstRow="0" w:lastRow="0" w:firstColumn="0" w:lastColumn="0" w:noHBand="1" w:noVBand="1"/>
      </w:tblPr>
      <w:tblGrid>
        <w:gridCol w:w="481"/>
        <w:gridCol w:w="891"/>
        <w:gridCol w:w="891"/>
        <w:gridCol w:w="891"/>
        <w:gridCol w:w="891"/>
        <w:gridCol w:w="891"/>
        <w:gridCol w:w="891"/>
      </w:tblGrid>
      <w:tr w:rsidR="003F379C" w14:paraId="159A60A3" w14:textId="7F8BA927">
        <w:trPr>
          <w:jc w:val="center"/>
        </w:trPr>
        <w:tc>
          <w:tcPr>
            <w:tcW w:w="0" w:type="auto"/>
          </w:tcPr>
          <w:p w14:paraId="7AE3F0D0" w14:textId="77777777" w:rsidR="003F379C" w:rsidRDefault="00887B63">
            <w:bookmarkStart w:id="969" w:name="fig:quadrant"/>
            <w:ins w:id="970" w:author="Author">
              <w:r>
                <w:rPr>
                  <w:b/>
                  <w:sz w:val="16"/>
                </w:rPr>
                <w:t>List</w:t>
              </w:r>
            </w:ins>
          </w:p>
        </w:tc>
        <w:tc>
          <w:tcPr>
            <w:tcW w:w="891" w:type="dxa"/>
            <w:cellIns w:id="971" w:author="Author"/>
          </w:tcPr>
          <w:p w14:paraId="6671049D" w14:textId="77777777" w:rsidR="00887B63" w:rsidRDefault="00887B63">
            <w:pPr>
              <w:pStyle w:val="OLtablecolumnheading"/>
              <w:rPr>
                <w:b w:val="0"/>
              </w:rPr>
            </w:pPr>
            <w:ins w:id="972" w:author="Author">
              <w:r>
                <w:t>n</w:t>
              </w:r>
            </w:ins>
          </w:p>
        </w:tc>
        <w:tc>
          <w:tcPr>
            <w:tcW w:w="891" w:type="dxa"/>
            <w:cellIns w:id="973" w:author="Author"/>
          </w:tcPr>
          <w:p w14:paraId="18CAE403" w14:textId="77777777" w:rsidR="00887B63" w:rsidRDefault="00887B63">
            <w:pPr>
              <w:pStyle w:val="OLtablecolumnheading"/>
              <w:rPr>
                <w:b w:val="0"/>
              </w:rPr>
            </w:pPr>
            <w:ins w:id="974" w:author="Author">
              <w:r>
                <w:t>Uncoded, profile</w:t>
              </w:r>
            </w:ins>
          </w:p>
        </w:tc>
        <w:tc>
          <w:tcPr>
            <w:tcW w:w="891" w:type="dxa"/>
            <w:cellIns w:id="975" w:author="Author"/>
          </w:tcPr>
          <w:p w14:paraId="3A9A0CEC" w14:textId="77777777" w:rsidR="00887B63" w:rsidRDefault="00887B63">
            <w:pPr>
              <w:pStyle w:val="OLtablecolumnheading"/>
              <w:rPr>
                <w:b w:val="0"/>
              </w:rPr>
            </w:pPr>
            <w:ins w:id="976" w:author="Author">
              <w:r>
                <w:t>Uncoded, no profile</w:t>
              </w:r>
            </w:ins>
          </w:p>
        </w:tc>
        <w:tc>
          <w:tcPr>
            <w:tcW w:w="891" w:type="dxa"/>
            <w:cellIns w:id="977" w:author="Author"/>
          </w:tcPr>
          <w:p w14:paraId="42EE9EAA" w14:textId="77777777" w:rsidR="00887B63" w:rsidRDefault="00887B63">
            <w:pPr>
              <w:pStyle w:val="OLtablecolumnheading"/>
              <w:rPr>
                <w:b w:val="0"/>
              </w:rPr>
            </w:pPr>
            <w:ins w:id="978" w:author="Author">
              <w:r>
                <w:t>Coded, profile</w:t>
              </w:r>
            </w:ins>
          </w:p>
        </w:tc>
        <w:tc>
          <w:tcPr>
            <w:tcW w:w="891" w:type="dxa"/>
            <w:cellIns w:id="979" w:author="Author"/>
          </w:tcPr>
          <w:p w14:paraId="5749ACEF" w14:textId="77777777" w:rsidR="00887B63" w:rsidRDefault="00887B63">
            <w:pPr>
              <w:pStyle w:val="OLtablecolumnheading"/>
              <w:rPr>
                <w:b w:val="0"/>
              </w:rPr>
            </w:pPr>
            <w:ins w:id="980" w:author="Author">
              <w:r>
                <w:t>Coded, no profile</w:t>
              </w:r>
            </w:ins>
          </w:p>
        </w:tc>
        <w:tc>
          <w:tcPr>
            <w:tcW w:w="891" w:type="dxa"/>
            <w:cellIns w:id="981" w:author="Author"/>
          </w:tcPr>
          <w:p w14:paraId="407C2A1C" w14:textId="77777777" w:rsidR="00887B63" w:rsidRDefault="00887B63">
            <w:pPr>
              <w:pStyle w:val="OLtablecolumnheading"/>
              <w:rPr>
                <w:b w:val="0"/>
              </w:rPr>
            </w:pPr>
            <w:ins w:id="982" w:author="Author">
              <w:r>
                <w:t>Kappa</w:t>
              </w:r>
            </w:ins>
          </w:p>
        </w:tc>
      </w:tr>
    </w:tbl>
    <w:tbl>
      <w:tblPr>
        <w:tblStyle w:val="TableGrid"/>
        <w:tblW w:w="0" w:type="auto"/>
        <w:tblLook w:val="04A0" w:firstRow="1" w:lastRow="0" w:firstColumn="1" w:lastColumn="0" w:noHBand="0" w:noVBand="1"/>
      </w:tblPr>
      <w:tblGrid>
        <w:gridCol w:w="891"/>
        <w:gridCol w:w="891"/>
        <w:gridCol w:w="891"/>
        <w:gridCol w:w="891"/>
        <w:gridCol w:w="891"/>
        <w:gridCol w:w="891"/>
        <w:gridCol w:w="891"/>
      </w:tblGrid>
      <w:tr w:rsidR="005D4CE5" w14:paraId="4771463A" w14:textId="77777777">
        <w:trPr>
          <w:ins w:id="983" w:author="Author"/>
        </w:trPr>
        <w:tc>
          <w:tcPr>
            <w:tcW w:w="891" w:type="dxa"/>
          </w:tcPr>
          <w:p w14:paraId="63D61996" w14:textId="77777777" w:rsidR="005D4CE5" w:rsidRDefault="00887B63">
            <w:pPr>
              <w:pStyle w:val="OLtablecontents"/>
              <w:rPr>
                <w:ins w:id="984" w:author="Author"/>
              </w:rPr>
            </w:pPr>
            <w:ins w:id="985" w:author="Author">
              <w:r>
                <w:t>Muna</w:t>
              </w:r>
            </w:ins>
          </w:p>
        </w:tc>
        <w:tc>
          <w:tcPr>
            <w:tcW w:w="891" w:type="dxa"/>
          </w:tcPr>
          <w:p w14:paraId="27A07B17" w14:textId="77777777" w:rsidR="005D4CE5" w:rsidRDefault="00887B63">
            <w:pPr>
              <w:pStyle w:val="OLtablecontents"/>
              <w:rPr>
                <w:ins w:id="986" w:author="Author"/>
              </w:rPr>
            </w:pPr>
            <w:ins w:id="987" w:author="Author">
              <w:r>
                <w:t>219</w:t>
              </w:r>
            </w:ins>
          </w:p>
        </w:tc>
        <w:tc>
          <w:tcPr>
            <w:tcW w:w="891" w:type="dxa"/>
          </w:tcPr>
          <w:p w14:paraId="529EF4E6" w14:textId="77777777" w:rsidR="005D4CE5" w:rsidRDefault="00887B63">
            <w:pPr>
              <w:pStyle w:val="OLtablecontents"/>
              <w:rPr>
                <w:ins w:id="988" w:author="Author"/>
              </w:rPr>
            </w:pPr>
            <w:ins w:id="989" w:author="Author">
              <w:r>
                <w:t>5</w:t>
              </w:r>
            </w:ins>
          </w:p>
        </w:tc>
        <w:tc>
          <w:tcPr>
            <w:tcW w:w="891" w:type="dxa"/>
          </w:tcPr>
          <w:p w14:paraId="372609B3" w14:textId="77777777" w:rsidR="005D4CE5" w:rsidRDefault="00887B63">
            <w:pPr>
              <w:pStyle w:val="OLtablecontents"/>
              <w:rPr>
                <w:ins w:id="990" w:author="Author"/>
              </w:rPr>
            </w:pPr>
            <w:ins w:id="991" w:author="Author">
              <w:r>
                <w:t>29</w:t>
              </w:r>
            </w:ins>
          </w:p>
        </w:tc>
        <w:tc>
          <w:tcPr>
            <w:tcW w:w="891" w:type="dxa"/>
          </w:tcPr>
          <w:p w14:paraId="494EF251" w14:textId="77777777" w:rsidR="005D4CE5" w:rsidRDefault="00887B63">
            <w:pPr>
              <w:pStyle w:val="OLtablecontents"/>
              <w:rPr>
                <w:ins w:id="992" w:author="Author"/>
              </w:rPr>
            </w:pPr>
            <w:ins w:id="993" w:author="Author">
              <w:r>
                <w:t>9</w:t>
              </w:r>
            </w:ins>
          </w:p>
        </w:tc>
        <w:tc>
          <w:tcPr>
            <w:tcW w:w="891" w:type="dxa"/>
          </w:tcPr>
          <w:p w14:paraId="74B2E28B" w14:textId="77777777" w:rsidR="005D4CE5" w:rsidRDefault="00887B63">
            <w:pPr>
              <w:pStyle w:val="OLtablecontents"/>
              <w:rPr>
                <w:ins w:id="994" w:author="Author"/>
              </w:rPr>
            </w:pPr>
            <w:ins w:id="995" w:author="Author">
              <w:r>
                <w:t>176</w:t>
              </w:r>
            </w:ins>
          </w:p>
        </w:tc>
        <w:tc>
          <w:tcPr>
            <w:tcW w:w="891" w:type="dxa"/>
          </w:tcPr>
          <w:p w14:paraId="0DA9D587" w14:textId="77777777" w:rsidR="005D4CE5" w:rsidRDefault="00887B63">
            <w:pPr>
              <w:pStyle w:val="OLtablecontents"/>
              <w:rPr>
                <w:ins w:id="996" w:author="Author"/>
              </w:rPr>
            </w:pPr>
            <w:ins w:id="997" w:author="Author">
              <w:r>
                <w:t>0.13</w:t>
              </w:r>
            </w:ins>
          </w:p>
        </w:tc>
      </w:tr>
      <w:tr w:rsidR="005D4CE5" w14:paraId="7F373074" w14:textId="77777777">
        <w:trPr>
          <w:ins w:id="998" w:author="Author"/>
        </w:trPr>
        <w:tc>
          <w:tcPr>
            <w:tcW w:w="891" w:type="dxa"/>
          </w:tcPr>
          <w:p w14:paraId="15671381" w14:textId="77777777" w:rsidR="005D4CE5" w:rsidRDefault="00887B63">
            <w:pPr>
              <w:pStyle w:val="OLtablecontents"/>
              <w:rPr>
                <w:ins w:id="999" w:author="Author"/>
              </w:rPr>
            </w:pPr>
            <w:ins w:id="1000" w:author="Author">
              <w:r>
                <w:t>Bugis</w:t>
              </w:r>
            </w:ins>
          </w:p>
        </w:tc>
        <w:tc>
          <w:tcPr>
            <w:tcW w:w="891" w:type="dxa"/>
          </w:tcPr>
          <w:p w14:paraId="2E63FB54" w14:textId="77777777" w:rsidR="005D4CE5" w:rsidRDefault="00887B63">
            <w:pPr>
              <w:pStyle w:val="OLtablecontents"/>
              <w:rPr>
                <w:ins w:id="1001" w:author="Author"/>
              </w:rPr>
            </w:pPr>
            <w:ins w:id="1002" w:author="Author">
              <w:r>
                <w:t>242</w:t>
              </w:r>
            </w:ins>
          </w:p>
        </w:tc>
        <w:tc>
          <w:tcPr>
            <w:tcW w:w="891" w:type="dxa"/>
          </w:tcPr>
          <w:p w14:paraId="4CAD9996" w14:textId="77777777" w:rsidR="005D4CE5" w:rsidRDefault="00887B63">
            <w:pPr>
              <w:pStyle w:val="OLtablecontents"/>
              <w:rPr>
                <w:ins w:id="1003" w:author="Author"/>
              </w:rPr>
            </w:pPr>
            <w:ins w:id="1004" w:author="Author">
              <w:r>
                <w:t>27</w:t>
              </w:r>
            </w:ins>
          </w:p>
        </w:tc>
        <w:tc>
          <w:tcPr>
            <w:tcW w:w="891" w:type="dxa"/>
          </w:tcPr>
          <w:p w14:paraId="3AE9E1B0" w14:textId="77777777" w:rsidR="005D4CE5" w:rsidRDefault="00887B63">
            <w:pPr>
              <w:pStyle w:val="OLtablecontents"/>
              <w:rPr>
                <w:ins w:id="1005" w:author="Author"/>
              </w:rPr>
            </w:pPr>
            <w:ins w:id="1006" w:author="Author">
              <w:r>
                <w:t>35</w:t>
              </w:r>
            </w:ins>
          </w:p>
        </w:tc>
        <w:tc>
          <w:tcPr>
            <w:tcW w:w="891" w:type="dxa"/>
          </w:tcPr>
          <w:p w14:paraId="398400BE" w14:textId="77777777" w:rsidR="005D4CE5" w:rsidRDefault="00887B63">
            <w:pPr>
              <w:pStyle w:val="OLtablecontents"/>
              <w:rPr>
                <w:ins w:id="1007" w:author="Author"/>
              </w:rPr>
            </w:pPr>
            <w:ins w:id="1008" w:author="Author">
              <w:r>
                <w:t>23</w:t>
              </w:r>
            </w:ins>
          </w:p>
        </w:tc>
        <w:tc>
          <w:tcPr>
            <w:tcW w:w="891" w:type="dxa"/>
          </w:tcPr>
          <w:p w14:paraId="181D50C4" w14:textId="77777777" w:rsidR="005D4CE5" w:rsidRDefault="00887B63">
            <w:pPr>
              <w:pStyle w:val="OLtablecontents"/>
              <w:rPr>
                <w:ins w:id="1009" w:author="Author"/>
              </w:rPr>
            </w:pPr>
            <w:ins w:id="1010" w:author="Author">
              <w:r>
                <w:t>157</w:t>
              </w:r>
            </w:ins>
          </w:p>
        </w:tc>
        <w:tc>
          <w:tcPr>
            <w:tcW w:w="891" w:type="dxa"/>
          </w:tcPr>
          <w:p w14:paraId="37B03D94" w14:textId="77777777" w:rsidR="005D4CE5" w:rsidRDefault="00887B63">
            <w:pPr>
              <w:pStyle w:val="OLtablecontents"/>
              <w:rPr>
                <w:ins w:id="1011" w:author="Author"/>
              </w:rPr>
            </w:pPr>
            <w:ins w:id="1012" w:author="Author">
              <w:r>
                <w:t>0.33</w:t>
              </w:r>
            </w:ins>
          </w:p>
        </w:tc>
      </w:tr>
      <w:tr w:rsidR="005D4CE5" w14:paraId="35A81007" w14:textId="77777777">
        <w:trPr>
          <w:ins w:id="1013" w:author="Author"/>
        </w:trPr>
        <w:tc>
          <w:tcPr>
            <w:tcW w:w="891" w:type="dxa"/>
          </w:tcPr>
          <w:p w14:paraId="67862118" w14:textId="77777777" w:rsidR="005D4CE5" w:rsidRDefault="00887B63">
            <w:pPr>
              <w:pStyle w:val="OLtablecontents"/>
              <w:rPr>
                <w:ins w:id="1014" w:author="Author"/>
              </w:rPr>
            </w:pPr>
            <w:ins w:id="1015" w:author="Author">
              <w:r>
                <w:t>Makasar</w:t>
              </w:r>
            </w:ins>
          </w:p>
        </w:tc>
        <w:tc>
          <w:tcPr>
            <w:tcW w:w="891" w:type="dxa"/>
          </w:tcPr>
          <w:p w14:paraId="1FB08836" w14:textId="77777777" w:rsidR="005D4CE5" w:rsidRDefault="00887B63">
            <w:pPr>
              <w:pStyle w:val="OLtablecontents"/>
              <w:rPr>
                <w:ins w:id="1016" w:author="Author"/>
              </w:rPr>
            </w:pPr>
            <w:ins w:id="1017" w:author="Author">
              <w:r>
                <w:t>217</w:t>
              </w:r>
            </w:ins>
          </w:p>
        </w:tc>
        <w:tc>
          <w:tcPr>
            <w:tcW w:w="891" w:type="dxa"/>
          </w:tcPr>
          <w:p w14:paraId="52664812" w14:textId="77777777" w:rsidR="005D4CE5" w:rsidRDefault="00887B63">
            <w:pPr>
              <w:pStyle w:val="OLtablecontents"/>
              <w:rPr>
                <w:ins w:id="1018" w:author="Author"/>
              </w:rPr>
            </w:pPr>
            <w:ins w:id="1019" w:author="Author">
              <w:r>
                <w:t>31</w:t>
              </w:r>
            </w:ins>
          </w:p>
        </w:tc>
        <w:tc>
          <w:tcPr>
            <w:tcW w:w="891" w:type="dxa"/>
          </w:tcPr>
          <w:p w14:paraId="38E7CD2E" w14:textId="77777777" w:rsidR="005D4CE5" w:rsidRDefault="00887B63">
            <w:pPr>
              <w:pStyle w:val="OLtablecontents"/>
              <w:rPr>
                <w:ins w:id="1020" w:author="Author"/>
              </w:rPr>
            </w:pPr>
            <w:ins w:id="1021" w:author="Author">
              <w:r>
                <w:t>49</w:t>
              </w:r>
            </w:ins>
          </w:p>
        </w:tc>
        <w:tc>
          <w:tcPr>
            <w:tcW w:w="891" w:type="dxa"/>
          </w:tcPr>
          <w:p w14:paraId="2FB7341B" w14:textId="77777777" w:rsidR="005D4CE5" w:rsidRDefault="00887B63">
            <w:pPr>
              <w:pStyle w:val="OLtablecontents"/>
              <w:rPr>
                <w:ins w:id="1022" w:author="Author"/>
              </w:rPr>
            </w:pPr>
            <w:ins w:id="1023" w:author="Author">
              <w:r>
                <w:t>19</w:t>
              </w:r>
            </w:ins>
          </w:p>
        </w:tc>
        <w:tc>
          <w:tcPr>
            <w:tcW w:w="891" w:type="dxa"/>
          </w:tcPr>
          <w:p w14:paraId="2256B3D8" w14:textId="77777777" w:rsidR="005D4CE5" w:rsidRDefault="00887B63">
            <w:pPr>
              <w:pStyle w:val="OLtablecontents"/>
              <w:rPr>
                <w:ins w:id="1024" w:author="Author"/>
              </w:rPr>
            </w:pPr>
            <w:ins w:id="1025" w:author="Author">
              <w:r>
                <w:t>118</w:t>
              </w:r>
            </w:ins>
          </w:p>
        </w:tc>
        <w:tc>
          <w:tcPr>
            <w:tcW w:w="891" w:type="dxa"/>
          </w:tcPr>
          <w:p w14:paraId="733E3C9C" w14:textId="77777777" w:rsidR="005D4CE5" w:rsidRDefault="00887B63">
            <w:pPr>
              <w:pStyle w:val="OLtablecontents"/>
              <w:rPr>
                <w:ins w:id="1026" w:author="Author"/>
              </w:rPr>
            </w:pPr>
            <w:ins w:id="1027" w:author="Author">
              <w:r>
                <w:t>0.27</w:t>
              </w:r>
            </w:ins>
          </w:p>
        </w:tc>
      </w:tr>
      <w:tr w:rsidR="005D4CE5" w14:paraId="11DC6105" w14:textId="77777777">
        <w:trPr>
          <w:ins w:id="1028" w:author="Author"/>
        </w:trPr>
        <w:tc>
          <w:tcPr>
            <w:tcW w:w="891" w:type="dxa"/>
          </w:tcPr>
          <w:p w14:paraId="206B14C5" w14:textId="77777777" w:rsidR="005D4CE5" w:rsidRDefault="00887B63">
            <w:pPr>
              <w:pStyle w:val="OLtablecontents"/>
              <w:rPr>
                <w:ins w:id="1029" w:author="Author"/>
              </w:rPr>
            </w:pPr>
            <w:ins w:id="1030" w:author="Author">
              <w:r>
                <w:t>Wolio</w:t>
              </w:r>
            </w:ins>
          </w:p>
        </w:tc>
        <w:tc>
          <w:tcPr>
            <w:tcW w:w="891" w:type="dxa"/>
          </w:tcPr>
          <w:p w14:paraId="47088150" w14:textId="77777777" w:rsidR="005D4CE5" w:rsidRDefault="00887B63">
            <w:pPr>
              <w:pStyle w:val="OLtablecontents"/>
              <w:rPr>
                <w:ins w:id="1031" w:author="Author"/>
              </w:rPr>
            </w:pPr>
            <w:ins w:id="1032" w:author="Author">
              <w:r>
                <w:t>254</w:t>
              </w:r>
            </w:ins>
          </w:p>
        </w:tc>
        <w:tc>
          <w:tcPr>
            <w:tcW w:w="891" w:type="dxa"/>
          </w:tcPr>
          <w:p w14:paraId="2C55B94C" w14:textId="77777777" w:rsidR="005D4CE5" w:rsidRDefault="00887B63">
            <w:pPr>
              <w:pStyle w:val="OLtablecontents"/>
              <w:rPr>
                <w:ins w:id="1033" w:author="Author"/>
              </w:rPr>
            </w:pPr>
            <w:ins w:id="1034" w:author="Author">
              <w:r>
                <w:t>32</w:t>
              </w:r>
            </w:ins>
          </w:p>
        </w:tc>
        <w:tc>
          <w:tcPr>
            <w:tcW w:w="891" w:type="dxa"/>
          </w:tcPr>
          <w:p w14:paraId="6FB26D47" w14:textId="77777777" w:rsidR="005D4CE5" w:rsidRDefault="00887B63">
            <w:pPr>
              <w:pStyle w:val="OLtablecontents"/>
              <w:rPr>
                <w:ins w:id="1035" w:author="Author"/>
              </w:rPr>
            </w:pPr>
            <w:ins w:id="1036" w:author="Author">
              <w:r>
                <w:t>51</w:t>
              </w:r>
            </w:ins>
          </w:p>
        </w:tc>
        <w:tc>
          <w:tcPr>
            <w:tcW w:w="891" w:type="dxa"/>
          </w:tcPr>
          <w:p w14:paraId="2B172060" w14:textId="77777777" w:rsidR="005D4CE5" w:rsidRDefault="00887B63">
            <w:pPr>
              <w:pStyle w:val="OLtablecontents"/>
              <w:rPr>
                <w:ins w:id="1037" w:author="Author"/>
              </w:rPr>
            </w:pPr>
            <w:ins w:id="1038" w:author="Author">
              <w:r>
                <w:t>31</w:t>
              </w:r>
            </w:ins>
          </w:p>
        </w:tc>
        <w:tc>
          <w:tcPr>
            <w:tcW w:w="891" w:type="dxa"/>
          </w:tcPr>
          <w:p w14:paraId="3141C5CA" w14:textId="77777777" w:rsidR="005D4CE5" w:rsidRDefault="00887B63">
            <w:pPr>
              <w:pStyle w:val="OLtablecontents"/>
              <w:rPr>
                <w:ins w:id="1039" w:author="Author"/>
              </w:rPr>
            </w:pPr>
            <w:ins w:id="1040" w:author="Author">
              <w:r>
                <w:t>140</w:t>
              </w:r>
            </w:ins>
          </w:p>
        </w:tc>
        <w:tc>
          <w:tcPr>
            <w:tcW w:w="891" w:type="dxa"/>
          </w:tcPr>
          <w:p w14:paraId="434D91BA" w14:textId="77777777" w:rsidR="005D4CE5" w:rsidRDefault="00887B63">
            <w:pPr>
              <w:pStyle w:val="OLtablecontents"/>
              <w:rPr>
                <w:ins w:id="1041" w:author="Author"/>
              </w:rPr>
            </w:pPr>
            <w:ins w:id="1042" w:author="Author">
              <w:r>
                <w:t>0.22</w:t>
              </w:r>
            </w:ins>
          </w:p>
        </w:tc>
      </w:tr>
      <w:tr w:rsidR="005D4CE5" w14:paraId="0EA8A42E" w14:textId="77777777">
        <w:trPr>
          <w:ins w:id="1043" w:author="Author"/>
        </w:trPr>
        <w:tc>
          <w:tcPr>
            <w:tcW w:w="891" w:type="dxa"/>
          </w:tcPr>
          <w:p w14:paraId="09DE8F0F" w14:textId="77777777" w:rsidR="005D4CE5" w:rsidRDefault="00887B63">
            <w:pPr>
              <w:pStyle w:val="OLtablecontents"/>
              <w:rPr>
                <w:ins w:id="1044" w:author="Author"/>
              </w:rPr>
            </w:pPr>
            <w:ins w:id="1045" w:author="Author">
              <w:r>
                <w:t>Sa'dan Toraja</w:t>
              </w:r>
            </w:ins>
          </w:p>
        </w:tc>
        <w:tc>
          <w:tcPr>
            <w:tcW w:w="891" w:type="dxa"/>
          </w:tcPr>
          <w:p w14:paraId="3A22F177" w14:textId="77777777" w:rsidR="005D4CE5" w:rsidRDefault="00887B63">
            <w:pPr>
              <w:pStyle w:val="OLtablecontents"/>
              <w:rPr>
                <w:ins w:id="1046" w:author="Author"/>
              </w:rPr>
            </w:pPr>
            <w:ins w:id="1047" w:author="Author">
              <w:r>
                <w:t>216</w:t>
              </w:r>
            </w:ins>
          </w:p>
        </w:tc>
        <w:tc>
          <w:tcPr>
            <w:tcW w:w="891" w:type="dxa"/>
          </w:tcPr>
          <w:p w14:paraId="699632DA" w14:textId="77777777" w:rsidR="005D4CE5" w:rsidRDefault="00887B63">
            <w:pPr>
              <w:pStyle w:val="OLtablecontents"/>
              <w:rPr>
                <w:ins w:id="1048" w:author="Author"/>
              </w:rPr>
            </w:pPr>
            <w:ins w:id="1049" w:author="Author">
              <w:r>
                <w:t>15</w:t>
              </w:r>
            </w:ins>
          </w:p>
        </w:tc>
        <w:tc>
          <w:tcPr>
            <w:tcW w:w="891" w:type="dxa"/>
          </w:tcPr>
          <w:p w14:paraId="4229C01E" w14:textId="77777777" w:rsidR="005D4CE5" w:rsidRDefault="00887B63">
            <w:pPr>
              <w:pStyle w:val="OLtablecontents"/>
              <w:rPr>
                <w:ins w:id="1050" w:author="Author"/>
              </w:rPr>
            </w:pPr>
            <w:ins w:id="1051" w:author="Author">
              <w:r>
                <w:t>30</w:t>
              </w:r>
            </w:ins>
          </w:p>
        </w:tc>
        <w:tc>
          <w:tcPr>
            <w:tcW w:w="891" w:type="dxa"/>
          </w:tcPr>
          <w:p w14:paraId="56BC2074" w14:textId="77777777" w:rsidR="005D4CE5" w:rsidRDefault="00887B63">
            <w:pPr>
              <w:pStyle w:val="OLtablecontents"/>
              <w:rPr>
                <w:ins w:id="1052" w:author="Author"/>
              </w:rPr>
            </w:pPr>
            <w:ins w:id="1053" w:author="Author">
              <w:r>
                <w:t>19</w:t>
              </w:r>
            </w:ins>
          </w:p>
        </w:tc>
        <w:tc>
          <w:tcPr>
            <w:tcW w:w="891" w:type="dxa"/>
          </w:tcPr>
          <w:p w14:paraId="0A35EF04" w14:textId="77777777" w:rsidR="005D4CE5" w:rsidRDefault="00887B63">
            <w:pPr>
              <w:pStyle w:val="OLtablecontents"/>
              <w:rPr>
                <w:ins w:id="1054" w:author="Author"/>
              </w:rPr>
            </w:pPr>
            <w:ins w:id="1055" w:author="Author">
              <w:r>
                <w:t>152</w:t>
              </w:r>
            </w:ins>
          </w:p>
        </w:tc>
        <w:tc>
          <w:tcPr>
            <w:tcW w:w="891" w:type="dxa"/>
          </w:tcPr>
          <w:p w14:paraId="521F1D02" w14:textId="77777777" w:rsidR="005D4CE5" w:rsidRDefault="00887B63">
            <w:pPr>
              <w:pStyle w:val="OLtablecontents"/>
              <w:rPr>
                <w:ins w:id="1056" w:author="Author"/>
              </w:rPr>
            </w:pPr>
            <w:ins w:id="1057" w:author="Author">
              <w:r>
                <w:t>0.24</w:t>
              </w:r>
            </w:ins>
          </w:p>
        </w:tc>
      </w:tr>
      <w:tr w:rsidR="005D4CE5" w14:paraId="09B7A44E" w14:textId="77777777">
        <w:trPr>
          <w:ins w:id="1058" w:author="Author"/>
        </w:trPr>
        <w:tc>
          <w:tcPr>
            <w:tcW w:w="891" w:type="dxa"/>
          </w:tcPr>
          <w:p w14:paraId="1C276363" w14:textId="77777777" w:rsidR="005D4CE5" w:rsidRDefault="00887B63">
            <w:pPr>
              <w:pStyle w:val="OLtablecontents"/>
              <w:rPr>
                <w:ins w:id="1059" w:author="Author"/>
              </w:rPr>
            </w:pPr>
            <w:ins w:id="1060" w:author="Author">
              <w:r>
                <w:t>Tolaki</w:t>
              </w:r>
            </w:ins>
          </w:p>
        </w:tc>
        <w:tc>
          <w:tcPr>
            <w:tcW w:w="891" w:type="dxa"/>
          </w:tcPr>
          <w:p w14:paraId="2E1C9FE9" w14:textId="77777777" w:rsidR="005D4CE5" w:rsidRDefault="00887B63">
            <w:pPr>
              <w:pStyle w:val="OLtablecontents"/>
              <w:rPr>
                <w:ins w:id="1061" w:author="Author"/>
              </w:rPr>
            </w:pPr>
            <w:ins w:id="1062" w:author="Author">
              <w:r>
                <w:t>209</w:t>
              </w:r>
            </w:ins>
          </w:p>
        </w:tc>
        <w:tc>
          <w:tcPr>
            <w:tcW w:w="891" w:type="dxa"/>
          </w:tcPr>
          <w:p w14:paraId="1B2F8A69" w14:textId="77777777" w:rsidR="005D4CE5" w:rsidRDefault="00887B63">
            <w:pPr>
              <w:pStyle w:val="OLtablecontents"/>
              <w:rPr>
                <w:ins w:id="1063" w:author="Author"/>
              </w:rPr>
            </w:pPr>
            <w:ins w:id="1064" w:author="Author">
              <w:r>
                <w:t>62</w:t>
              </w:r>
            </w:ins>
          </w:p>
        </w:tc>
        <w:tc>
          <w:tcPr>
            <w:tcW w:w="891" w:type="dxa"/>
          </w:tcPr>
          <w:p w14:paraId="09DD8CAE" w14:textId="77777777" w:rsidR="005D4CE5" w:rsidRDefault="00887B63">
            <w:pPr>
              <w:pStyle w:val="OLtablecontents"/>
              <w:rPr>
                <w:ins w:id="1065" w:author="Author"/>
              </w:rPr>
            </w:pPr>
            <w:ins w:id="1066" w:author="Author">
              <w:r>
                <w:t>72</w:t>
              </w:r>
            </w:ins>
          </w:p>
        </w:tc>
        <w:tc>
          <w:tcPr>
            <w:tcW w:w="891" w:type="dxa"/>
          </w:tcPr>
          <w:p w14:paraId="136A9AF9" w14:textId="77777777" w:rsidR="005D4CE5" w:rsidRDefault="00887B63">
            <w:pPr>
              <w:pStyle w:val="OLtablecontents"/>
              <w:rPr>
                <w:ins w:id="1067" w:author="Author"/>
              </w:rPr>
            </w:pPr>
            <w:ins w:id="1068" w:author="Author">
              <w:r>
                <w:t>4</w:t>
              </w:r>
            </w:ins>
          </w:p>
        </w:tc>
        <w:tc>
          <w:tcPr>
            <w:tcW w:w="891" w:type="dxa"/>
          </w:tcPr>
          <w:p w14:paraId="7BC7F8ED" w14:textId="77777777" w:rsidR="005D4CE5" w:rsidRDefault="00887B63">
            <w:pPr>
              <w:pStyle w:val="OLtablecontents"/>
              <w:rPr>
                <w:ins w:id="1069" w:author="Author"/>
              </w:rPr>
            </w:pPr>
            <w:ins w:id="1070" w:author="Author">
              <w:r>
                <w:t>71</w:t>
              </w:r>
            </w:ins>
          </w:p>
        </w:tc>
        <w:tc>
          <w:tcPr>
            <w:tcW w:w="891" w:type="dxa"/>
          </w:tcPr>
          <w:p w14:paraId="41A59E53" w14:textId="77777777" w:rsidR="005D4CE5" w:rsidRDefault="00887B63">
            <w:pPr>
              <w:pStyle w:val="OLtablecontents"/>
              <w:rPr>
                <w:ins w:id="1071" w:author="Author"/>
              </w:rPr>
            </w:pPr>
            <w:ins w:id="1072" w:author="Author">
              <w:r>
                <w:t>0.34</w:t>
              </w:r>
            </w:ins>
          </w:p>
        </w:tc>
      </w:tr>
      <w:tr w:rsidR="005D4CE5" w14:paraId="5C5598D8" w14:textId="77777777">
        <w:trPr>
          <w:ins w:id="1073" w:author="Author"/>
        </w:trPr>
        <w:tc>
          <w:tcPr>
            <w:tcW w:w="891" w:type="dxa"/>
          </w:tcPr>
          <w:p w14:paraId="08D726AB" w14:textId="77777777" w:rsidR="005D4CE5" w:rsidRDefault="00887B63">
            <w:pPr>
              <w:pStyle w:val="OLtablecontents"/>
              <w:rPr>
                <w:ins w:id="1074" w:author="Author"/>
              </w:rPr>
            </w:pPr>
            <w:ins w:id="1075" w:author="Author">
              <w:r>
                <w:t>All six lists</w:t>
              </w:r>
            </w:ins>
          </w:p>
        </w:tc>
        <w:tc>
          <w:tcPr>
            <w:tcW w:w="891" w:type="dxa"/>
          </w:tcPr>
          <w:p w14:paraId="40F32D96" w14:textId="77777777" w:rsidR="005D4CE5" w:rsidRDefault="00887B63">
            <w:pPr>
              <w:pStyle w:val="OLtablecontents"/>
              <w:rPr>
                <w:ins w:id="1076" w:author="Author"/>
              </w:rPr>
            </w:pPr>
            <w:ins w:id="1077" w:author="Author">
              <w:r>
                <w:t>1,357</w:t>
              </w:r>
            </w:ins>
          </w:p>
        </w:tc>
        <w:tc>
          <w:tcPr>
            <w:tcW w:w="891" w:type="dxa"/>
          </w:tcPr>
          <w:p w14:paraId="4C28A790" w14:textId="77777777" w:rsidR="005D4CE5" w:rsidRDefault="00887B63">
            <w:pPr>
              <w:pStyle w:val="OLtablecontents"/>
              <w:rPr>
                <w:ins w:id="1078" w:author="Author"/>
              </w:rPr>
            </w:pPr>
            <w:ins w:id="1079" w:author="Author">
              <w:r>
                <w:t>172</w:t>
              </w:r>
            </w:ins>
          </w:p>
        </w:tc>
        <w:tc>
          <w:tcPr>
            <w:tcW w:w="891" w:type="dxa"/>
          </w:tcPr>
          <w:p w14:paraId="4EB11182" w14:textId="77777777" w:rsidR="005D4CE5" w:rsidRDefault="00887B63">
            <w:pPr>
              <w:pStyle w:val="OLtablecontents"/>
              <w:rPr>
                <w:ins w:id="1080" w:author="Author"/>
              </w:rPr>
            </w:pPr>
            <w:ins w:id="1081" w:author="Author">
              <w:r>
                <w:t>266</w:t>
              </w:r>
            </w:ins>
          </w:p>
        </w:tc>
        <w:tc>
          <w:tcPr>
            <w:tcW w:w="891" w:type="dxa"/>
          </w:tcPr>
          <w:p w14:paraId="79F98C07" w14:textId="77777777" w:rsidR="005D4CE5" w:rsidRDefault="00887B63">
            <w:pPr>
              <w:pStyle w:val="OLtablecontents"/>
              <w:rPr>
                <w:ins w:id="1082" w:author="Author"/>
              </w:rPr>
            </w:pPr>
            <w:ins w:id="1083" w:author="Author">
              <w:r>
                <w:t>105</w:t>
              </w:r>
            </w:ins>
          </w:p>
        </w:tc>
        <w:tc>
          <w:tcPr>
            <w:tcW w:w="891" w:type="dxa"/>
          </w:tcPr>
          <w:p w14:paraId="757DE6A5" w14:textId="77777777" w:rsidR="005D4CE5" w:rsidRDefault="00887B63">
            <w:pPr>
              <w:pStyle w:val="OLtablecontents"/>
              <w:rPr>
                <w:ins w:id="1084" w:author="Author"/>
              </w:rPr>
            </w:pPr>
            <w:ins w:id="1085" w:author="Author">
              <w:r>
                <w:t>814</w:t>
              </w:r>
            </w:ins>
          </w:p>
        </w:tc>
        <w:tc>
          <w:tcPr>
            <w:tcW w:w="891" w:type="dxa"/>
          </w:tcPr>
          <w:p w14:paraId="7A063CC0" w14:textId="77777777" w:rsidR="005D4CE5" w:rsidRDefault="00887B63">
            <w:pPr>
              <w:pStyle w:val="OLtablecontents"/>
              <w:rPr>
                <w:ins w:id="1086" w:author="Author"/>
              </w:rPr>
            </w:pPr>
            <w:ins w:id="1087" w:author="Author">
              <w:r>
                <w:t>0.31</w:t>
              </w:r>
            </w:ins>
          </w:p>
        </w:tc>
      </w:tr>
    </w:tbl>
    <w:p w14:paraId="456638FD" w14:textId="77777777" w:rsidR="005D4CE5" w:rsidRDefault="00887B63">
      <w:pPr>
        <w:pStyle w:val="OLtext"/>
        <w:rPr>
          <w:ins w:id="1088" w:author="Author"/>
        </w:rPr>
      </w:pPr>
      <w:ins w:id="1089" w:author="Author">
        <w:r>
          <w:rPr>
            <w:sz w:val="16"/>
          </w:rPr>
          <w:t>Note. "Profile" = score of 0.5 or more; the scores are out of sample (five-fold cross-validation, ten repetitions) and averaged over the ten repetitions, which is why the cells imply an accuracy (0.727) slightly above the per-repetition accuracy of table 3 (0.719). Kappa is Cohen's.</w:t>
        </w:r>
      </w:ins>
    </w:p>
    <w:p w14:paraId="7DA51E5E" w14:textId="77777777" w:rsidR="005D4CE5" w:rsidRDefault="005D4CE5">
      <w:pPr>
        <w:pStyle w:val="OL3ptseparator"/>
        <w:rPr>
          <w:ins w:id="1090" w:author="Author"/>
        </w:rPr>
      </w:pPr>
    </w:p>
    <w:p w14:paraId="428B01E5" w14:textId="77777777" w:rsidR="005D4CE5" w:rsidRDefault="00887B63">
      <w:pPr>
        <w:pStyle w:val="OLcaption"/>
        <w:rPr>
          <w:ins w:id="1091" w:author="Author"/>
        </w:rPr>
      </w:pPr>
      <w:ins w:id="1092" w:author="Author">
        <w:r>
          <w:t>TABLE 7. EXAMPLES FOR THE FOUR CELLS OF TABLE 6, AS RECORDED IN ABVD</w:t>
        </w:r>
      </w:ins>
    </w:p>
    <w:p w14:paraId="5E7A1778" w14:textId="77777777" w:rsidR="003F379C" w:rsidRDefault="00887B63">
      <w:pPr>
        <w:pStyle w:val="ImageCaption"/>
        <w:rPr>
          <w:del w:id="1093" w:author="Author"/>
        </w:rPr>
      </w:pPr>
      <w:del w:id="1094" w:author="Author">
        <w:r>
          <w:delText>Four-quadrant comparison of rule-based (E022) and ML (E027 Model B) substrate predictions. CS = Consensus Substrate, CA = Consensus Austronesian, RO = Rule-Only, MO = ML-Only.</w:delText>
        </w:r>
      </w:del>
    </w:p>
    <w:bookmarkEnd w:id="969"/>
    <w:p w14:paraId="0CE330A9" w14:textId="77777777" w:rsidR="003F379C" w:rsidRDefault="00887B63">
      <w:pPr>
        <w:pStyle w:val="BodyText"/>
        <w:rPr>
          <w:del w:id="1095" w:author="Author"/>
        </w:rPr>
      </w:pPr>
      <w:del w:id="1096" w:author="Author">
        <w:r>
          <w:delText>Cohen’s κ = 0.611, indicating substantial agreement (Landis and Koch 1977). The quadrant distribution is as follows: 266 Consensus Substrate (CS, 19.6%), 878 Consensus Austronesian (CA, 64.7%), 172 Rule-Only (RO, 12.7%), and 41 ML-Only (MO, 3.0%).</w:delText>
        </w:r>
      </w:del>
    </w:p>
    <w:p w14:paraId="02CE839D" w14:textId="77777777" w:rsidR="003F379C" w:rsidRDefault="00887B63">
      <w:pPr>
        <w:pStyle w:val="BodyText"/>
        <w:rPr>
          <w:del w:id="1097" w:author="Author"/>
        </w:rPr>
      </w:pPr>
      <w:del w:id="1098" w:author="Author">
        <w:r>
          <w:delText>The 266 CS forms represent 60.7% of all E022 residuals, confirmed independently by ML phonological analysis. Their distribution across languages mirrors the residual rate hierarchy: Tolaki (121), Makassar (48), Bugis (36), Wolio (36), Toraja-Sa’dan (15), Muna (10).</w:delText>
        </w:r>
      </w:del>
    </w:p>
    <w:p w14:paraId="479BC4B3" w14:textId="77777777" w:rsidR="003F379C" w:rsidRDefault="00887B63">
      <w:pPr>
        <w:pStyle w:val="BodyText"/>
        <w:rPr>
          <w:del w:id="1099" w:author="Author"/>
        </w:rPr>
      </w:pPr>
      <w:del w:id="1100" w:author="Author">
        <w:r>
          <w:delText xml:space="preserve">Semantic domain analysis of CS forms reveals a predominance of action verbs: </w:delText>
        </w:r>
        <w:r>
          <w:rPr>
            <w:smallCaps/>
          </w:rPr>
          <w:delText>action</w:delText>
        </w:r>
        <w:r>
          <w:delText xml:space="preserve"> 117 (44.0%), </w:delText>
        </w:r>
        <w:r>
          <w:rPr>
            <w:smallCaps/>
          </w:rPr>
          <w:delText>grammar</w:delText>
        </w:r>
        <w:r>
          <w:delText xml:space="preserve"> 40 (15.0%), </w:delText>
        </w:r>
        <w:r>
          <w:rPr>
            <w:smallCaps/>
          </w:rPr>
          <w:delText>quality</w:delText>
        </w:r>
        <w:r>
          <w:delText xml:space="preserve"> 38 (14.3%), </w:delText>
        </w:r>
        <w:r>
          <w:rPr>
            <w:smallCaps/>
          </w:rPr>
          <w:delText>nature</w:delText>
        </w:r>
        <w:r>
          <w:delText xml:space="preserve"> 20 (7.5%), </w:delText>
        </w:r>
        <w:r>
          <w:rPr>
            <w:smallCaps/>
          </w:rPr>
          <w:delText>number</w:delText>
        </w:r>
        <w:r>
          <w:delText xml:space="preserve"> 20 (7.5%), </w:delText>
        </w:r>
        <w:r>
          <w:rPr>
            <w:smallCaps/>
          </w:rPr>
          <w:delText>body</w:delText>
        </w:r>
        <w:r>
          <w:delText xml:space="preserve"> 12 (4.5%).</w:delText>
        </w:r>
      </w:del>
    </w:p>
    <w:p w14:paraId="3DD5D661" w14:textId="77777777" w:rsidR="003F379C" w:rsidRDefault="00887B63">
      <w:pPr>
        <w:pStyle w:val="Heading3"/>
        <w:rPr>
          <w:del w:id="1101" w:author="Author"/>
        </w:rPr>
      </w:pPr>
      <w:bookmarkStart w:id="1102" w:name="disagreement-analysis"/>
      <w:del w:id="1103" w:author="Author">
        <w:r>
          <w:delText>Disagreement analysis</w:delText>
        </w:r>
      </w:del>
    </w:p>
    <w:p w14:paraId="4F8E1F6E" w14:textId="77777777" w:rsidR="003F379C" w:rsidRDefault="00887B63">
      <w:pPr>
        <w:pStyle w:val="FirstParagraph"/>
        <w:rPr>
          <w:del w:id="1104" w:author="Author"/>
        </w:rPr>
      </w:pPr>
      <w:del w:id="1105" w:author="Author">
        <w:r>
          <w:delText>The 172 RO forms (E022 residuals that the ML classifies as Austronesian-like) are characterized by shorter form length (mean 5.35 vs. 6.58 for CS), fewer glottal stops (10.5% vs. 32.0%), and fewer consonant clusters (0.35 vs. 0.56). These are plausibly E022 false positives—short forms that lacked ABVD cognacy codes but are phonologically regular Austronesian vocabulary.</w:delText>
        </w:r>
      </w:del>
    </w:p>
    <w:p w14:paraId="1A5890C9" w14:textId="77777777" w:rsidR="003F379C" w:rsidRDefault="00887B63">
      <w:pPr>
        <w:pStyle w:val="BodyText"/>
        <w:rPr>
          <w:del w:id="1106" w:author="Author"/>
        </w:rPr>
      </w:pPr>
      <w:del w:id="1107" w:author="Author">
        <w:r>
          <w:delText>The 41 MO forms (E022 cognates that the ML flags as substrate-like) show the opposite pattern: longer forms (mean 6.63), more glottal stops (26.8%), and substantially more consonant clusters (0.73 vs. 0.30 for CA). These warrant investigation as potential missed substrates that received cognacy codes despite substrate-like phonology.</w:delText>
        </w:r>
      </w:del>
    </w:p>
    <w:p w14:paraId="52B72FFB" w14:textId="77777777" w:rsidR="003F379C" w:rsidRDefault="00887B63">
      <w:pPr>
        <w:pStyle w:val="BodyText"/>
        <w:rPr>
          <w:del w:id="1108" w:author="Author"/>
        </w:rPr>
      </w:pPr>
      <w:del w:id="1109" w:author="Author">
        <w:r>
          <w:delText>Five concepts appear as CS in four or more of the six languages: “One Hundred”, “Fifty”, “Twenty”, “to stand”, and “to hit”.</w:delText>
        </w:r>
      </w:del>
    </w:p>
    <w:p w14:paraId="58B89C87" w14:textId="77777777" w:rsidR="003F379C" w:rsidRDefault="00887B63">
      <w:pPr>
        <w:pStyle w:val="Heading2"/>
        <w:rPr>
          <w:del w:id="1110" w:author="Author"/>
        </w:rPr>
      </w:pPr>
      <w:bookmarkStart w:id="1111" w:name="sec:results_clustering"/>
      <w:bookmarkEnd w:id="965"/>
      <w:bookmarkEnd w:id="1102"/>
      <w:del w:id="1112" w:author="Author">
        <w:r>
          <w:delText>Clustering Results</w:delText>
        </w:r>
      </w:del>
    </w:p>
    <w:p w14:paraId="3D59D9E9" w14:textId="77777777" w:rsidR="003F379C" w:rsidRDefault="00887B63">
      <w:pPr>
        <w:pStyle w:val="FirstParagraph"/>
        <w:rPr>
          <w:del w:id="1113" w:author="Author"/>
        </w:rPr>
      </w:pPr>
      <w:del w:id="1114" w:author="Author">
        <w:r>
          <w:delText>Phonological clustering of the 266 consensus substrates reveals no coherent word families. Ward’s hierarchical clustering yields an optimal k = 30 with a silhouette score of 0.114, indicating nearly random cluster assignment. DBSCAN at its best configuration (ε = 0.3, min_samples = 3) finds only 4 tiny clusters containing 14 forms total, with 94.7% classified as noise.</w:delText>
        </w:r>
      </w:del>
    </w:p>
    <w:p w14:paraId="3B098494" w14:textId="77777777" w:rsidR="003F379C" w:rsidRDefault="00887B63">
      <w:pPr>
        <w:pStyle w:val="Heading3"/>
        <w:rPr>
          <w:del w:id="1115" w:author="Author"/>
        </w:rPr>
      </w:pPr>
      <w:bookmarkStart w:id="1116" w:name="cross-linguistic-cognate-test-1"/>
      <w:del w:id="1117" w:author="Author">
        <w:r>
          <w:delText>Cross-linguistic cognate test</w:delText>
        </w:r>
      </w:del>
    </w:p>
    <w:p w14:paraId="772FFFCC" w14:textId="77777777" w:rsidR="003F379C" w:rsidRDefault="00887B63">
      <w:pPr>
        <w:pStyle w:val="FirstParagraph"/>
        <w:rPr>
          <w:del w:id="1118" w:author="Author"/>
        </w:rPr>
      </w:pPr>
      <w:del w:id="1119" w:author="Author">
        <w:r>
          <w:delText>For 20 concepts appearing as CS in three or more languages, the mean pairwise Levenshtein distance across languages is 0.769, compared to a null distribution mean of 0.677 (± 0.226). The one-tailed p-value is 0.569 (Figure </w:delText>
        </w:r>
        <w:r>
          <w:fldChar w:fldCharType="begin"/>
        </w:r>
        <w:r>
          <w:delInstrText>HYPERLINK \l "fig:crossling" \h</w:delInstrText>
        </w:r>
        <w:r>
          <w:fldChar w:fldCharType="separate"/>
        </w:r>
        <w:r>
          <w:rPr>
            <w:rStyle w:val="Hyperlink"/>
          </w:rPr>
          <w:delText>3</w:delText>
        </w:r>
        <w:r>
          <w:fldChar w:fldCharType="end"/>
        </w:r>
        <w:r>
          <w:delText>), providing no evidence that substrate forms for the same concept are more similar across languages than random vocabulary.</w:delText>
        </w:r>
      </w:del>
    </w:p>
    <w:tbl>
      <w:tblPr>
        <w:tblStyle w:val="Table"/>
        <w:tblW w:w="0" w:type="auto"/>
        <w:jc w:val="center"/>
        <w:tblLook w:val="0600" w:firstRow="0" w:lastRow="0" w:firstColumn="0" w:lastColumn="0" w:noHBand="1" w:noVBand="1"/>
      </w:tblPr>
      <w:tblGrid>
        <w:gridCol w:w="513"/>
        <w:gridCol w:w="780"/>
        <w:gridCol w:w="821"/>
        <w:gridCol w:w="780"/>
        <w:gridCol w:w="780"/>
        <w:gridCol w:w="780"/>
        <w:gridCol w:w="780"/>
        <w:gridCol w:w="780"/>
      </w:tblGrid>
      <w:tr w:rsidR="003F379C" w14:paraId="364EB29A" w14:textId="628CC987">
        <w:trPr>
          <w:jc w:val="center"/>
        </w:trPr>
        <w:tc>
          <w:tcPr>
            <w:tcW w:w="0" w:type="auto"/>
          </w:tcPr>
          <w:p w14:paraId="077533BE" w14:textId="77777777" w:rsidR="003F379C" w:rsidRDefault="00887B63">
            <w:bookmarkStart w:id="1120" w:name="fig:crossling"/>
            <w:ins w:id="1121" w:author="Author">
              <w:r>
                <w:rPr>
                  <w:b/>
                  <w:sz w:val="16"/>
                </w:rPr>
                <w:t>Cell</w:t>
              </w:r>
            </w:ins>
          </w:p>
        </w:tc>
        <w:tc>
          <w:tcPr>
            <w:tcW w:w="780" w:type="dxa"/>
            <w:cellIns w:id="1122" w:author="Author"/>
          </w:tcPr>
          <w:p w14:paraId="1AC69D52" w14:textId="77777777" w:rsidR="00887B63" w:rsidRDefault="00887B63">
            <w:pPr>
              <w:pStyle w:val="OLtablecolumnheading"/>
              <w:rPr>
                <w:b w:val="0"/>
              </w:rPr>
            </w:pPr>
            <w:ins w:id="1123" w:author="Author">
              <w:r>
                <w:t>List</w:t>
              </w:r>
            </w:ins>
          </w:p>
        </w:tc>
        <w:tc>
          <w:tcPr>
            <w:tcW w:w="780" w:type="dxa"/>
            <w:cellIns w:id="1124" w:author="Author"/>
          </w:tcPr>
          <w:p w14:paraId="508E1241" w14:textId="77777777" w:rsidR="00887B63" w:rsidRDefault="00887B63">
            <w:pPr>
              <w:pStyle w:val="OLtablecolumnheading"/>
              <w:rPr>
                <w:b w:val="0"/>
              </w:rPr>
            </w:pPr>
            <w:ins w:id="1125" w:author="Author">
              <w:r>
                <w:t>Meaning</w:t>
              </w:r>
            </w:ins>
          </w:p>
        </w:tc>
        <w:tc>
          <w:tcPr>
            <w:tcW w:w="780" w:type="dxa"/>
            <w:cellIns w:id="1126" w:author="Author"/>
          </w:tcPr>
          <w:p w14:paraId="755F1BAE" w14:textId="77777777" w:rsidR="00887B63" w:rsidRDefault="00887B63">
            <w:pPr>
              <w:pStyle w:val="OLtablecolumnheading"/>
              <w:rPr>
                <w:b w:val="0"/>
              </w:rPr>
            </w:pPr>
            <w:ins w:id="1127" w:author="Author">
              <w:r>
                <w:t>Form (ABVD)</w:t>
              </w:r>
            </w:ins>
          </w:p>
        </w:tc>
        <w:tc>
          <w:tcPr>
            <w:tcW w:w="780" w:type="dxa"/>
            <w:cellIns w:id="1128" w:author="Author"/>
          </w:tcPr>
          <w:p w14:paraId="5CB5DAC5" w14:textId="77777777" w:rsidR="00887B63" w:rsidRDefault="00887B63">
            <w:pPr>
              <w:pStyle w:val="OLtablecolumnheading"/>
              <w:rPr>
                <w:b w:val="0"/>
              </w:rPr>
            </w:pPr>
            <w:ins w:id="1129" w:author="Author">
              <w:r>
                <w:t>Set</w:t>
              </w:r>
            </w:ins>
          </w:p>
        </w:tc>
        <w:tc>
          <w:tcPr>
            <w:tcW w:w="780" w:type="dxa"/>
            <w:cellIns w:id="1130" w:author="Author"/>
          </w:tcPr>
          <w:p w14:paraId="47969B72" w14:textId="77777777" w:rsidR="00887B63" w:rsidRDefault="00887B63">
            <w:pPr>
              <w:pStyle w:val="OLtablecolumnheading"/>
              <w:rPr>
                <w:b w:val="0"/>
              </w:rPr>
            </w:pPr>
            <w:ins w:id="1131" w:author="Author">
              <w:r>
                <w:t>PMP (ABVD)</w:t>
              </w:r>
            </w:ins>
          </w:p>
        </w:tc>
        <w:tc>
          <w:tcPr>
            <w:tcW w:w="780" w:type="dxa"/>
            <w:cellIns w:id="1132" w:author="Author"/>
          </w:tcPr>
          <w:p w14:paraId="77D6431F" w14:textId="77777777" w:rsidR="00887B63" w:rsidRDefault="00887B63">
            <w:pPr>
              <w:pStyle w:val="OLtablecolumnheading"/>
              <w:rPr>
                <w:b w:val="0"/>
              </w:rPr>
            </w:pPr>
            <w:ins w:id="1133" w:author="Author">
              <w:r>
                <w:t>Score</w:t>
              </w:r>
            </w:ins>
          </w:p>
        </w:tc>
        <w:tc>
          <w:tcPr>
            <w:tcW w:w="780" w:type="dxa"/>
            <w:cellIns w:id="1134" w:author="Author"/>
          </w:tcPr>
          <w:p w14:paraId="71D9ECE0" w14:textId="77777777" w:rsidR="00887B63" w:rsidRDefault="00887B63">
            <w:pPr>
              <w:pStyle w:val="OLtablecolumnheading"/>
              <w:rPr>
                <w:b w:val="0"/>
              </w:rPr>
            </w:pPr>
            <w:ins w:id="1135" w:author="Author">
              <w:r>
                <w:t>Nearest look-alike (list)</w:t>
              </w:r>
            </w:ins>
          </w:p>
        </w:tc>
      </w:tr>
    </w:tbl>
    <w:tbl>
      <w:tblPr>
        <w:tblStyle w:val="TableGrid"/>
        <w:tblW w:w="0" w:type="auto"/>
        <w:tblLook w:val="04A0" w:firstRow="1" w:lastRow="0" w:firstColumn="1" w:lastColumn="0" w:noHBand="0" w:noVBand="1"/>
      </w:tblPr>
      <w:tblGrid>
        <w:gridCol w:w="780"/>
        <w:gridCol w:w="780"/>
        <w:gridCol w:w="918"/>
        <w:gridCol w:w="785"/>
        <w:gridCol w:w="780"/>
        <w:gridCol w:w="780"/>
        <w:gridCol w:w="780"/>
        <w:gridCol w:w="1132"/>
      </w:tblGrid>
      <w:tr w:rsidR="005D4CE5" w14:paraId="70ACBF6F" w14:textId="77777777">
        <w:trPr>
          <w:ins w:id="1136" w:author="Author"/>
        </w:trPr>
        <w:tc>
          <w:tcPr>
            <w:tcW w:w="780" w:type="dxa"/>
          </w:tcPr>
          <w:p w14:paraId="58276B9B" w14:textId="77777777" w:rsidR="005D4CE5" w:rsidRDefault="00887B63">
            <w:pPr>
              <w:pStyle w:val="OLtablecontents"/>
              <w:rPr>
                <w:ins w:id="1137" w:author="Author"/>
              </w:rPr>
            </w:pPr>
            <w:ins w:id="1138" w:author="Author">
              <w:r>
                <w:t>uncoded &amp; no profile</w:t>
              </w:r>
            </w:ins>
          </w:p>
        </w:tc>
        <w:tc>
          <w:tcPr>
            <w:tcW w:w="780" w:type="dxa"/>
          </w:tcPr>
          <w:p w14:paraId="7B57F278" w14:textId="77777777" w:rsidR="005D4CE5" w:rsidRDefault="00887B63">
            <w:pPr>
              <w:pStyle w:val="OLtablecontents"/>
              <w:rPr>
                <w:ins w:id="1139" w:author="Author"/>
              </w:rPr>
            </w:pPr>
            <w:ins w:id="1140" w:author="Author">
              <w:r>
                <w:t>Makasar</w:t>
              </w:r>
            </w:ins>
          </w:p>
        </w:tc>
        <w:tc>
          <w:tcPr>
            <w:tcW w:w="780" w:type="dxa"/>
          </w:tcPr>
          <w:p w14:paraId="77FDEBA3" w14:textId="77777777" w:rsidR="005D4CE5" w:rsidRDefault="00887B63">
            <w:pPr>
              <w:pStyle w:val="OLtablecontents"/>
              <w:rPr>
                <w:ins w:id="1141" w:author="Author"/>
              </w:rPr>
            </w:pPr>
            <w:ins w:id="1142" w:author="Author">
              <w:r>
                <w:t>road/path</w:t>
              </w:r>
            </w:ins>
          </w:p>
        </w:tc>
        <w:tc>
          <w:tcPr>
            <w:tcW w:w="780" w:type="dxa"/>
          </w:tcPr>
          <w:p w14:paraId="6345CAC4" w14:textId="77777777" w:rsidR="005D4CE5" w:rsidRDefault="00887B63">
            <w:pPr>
              <w:pStyle w:val="OLtablecontents"/>
              <w:rPr>
                <w:ins w:id="1143" w:author="Author"/>
              </w:rPr>
            </w:pPr>
            <w:ins w:id="1144" w:author="Author">
              <w:r>
                <w:t>agaŋ</w:t>
              </w:r>
            </w:ins>
          </w:p>
        </w:tc>
        <w:tc>
          <w:tcPr>
            <w:tcW w:w="780" w:type="dxa"/>
          </w:tcPr>
          <w:p w14:paraId="0780B978" w14:textId="77777777" w:rsidR="005D4CE5" w:rsidRDefault="00887B63">
            <w:pPr>
              <w:pStyle w:val="OLtablecontents"/>
              <w:rPr>
                <w:ins w:id="1145" w:author="Author"/>
              </w:rPr>
            </w:pPr>
            <w:ins w:id="1146" w:author="Author">
              <w:r>
                <w:t>—</w:t>
              </w:r>
            </w:ins>
          </w:p>
        </w:tc>
        <w:tc>
          <w:tcPr>
            <w:tcW w:w="780" w:type="dxa"/>
          </w:tcPr>
          <w:p w14:paraId="7057D229" w14:textId="77777777" w:rsidR="005D4CE5" w:rsidRDefault="00887B63">
            <w:pPr>
              <w:pStyle w:val="OLtablecontents"/>
              <w:rPr>
                <w:ins w:id="1147" w:author="Author"/>
              </w:rPr>
            </w:pPr>
            <w:ins w:id="1148" w:author="Author">
              <w:r>
                <w:t>*zalan</w:t>
              </w:r>
            </w:ins>
          </w:p>
        </w:tc>
        <w:tc>
          <w:tcPr>
            <w:tcW w:w="780" w:type="dxa"/>
          </w:tcPr>
          <w:p w14:paraId="7426571E" w14:textId="77777777" w:rsidR="005D4CE5" w:rsidRDefault="00887B63">
            <w:pPr>
              <w:pStyle w:val="OLtablecontents"/>
              <w:rPr>
                <w:ins w:id="1149" w:author="Author"/>
              </w:rPr>
            </w:pPr>
            <w:ins w:id="1150" w:author="Author">
              <w:r>
                <w:t>0.02</w:t>
              </w:r>
            </w:ins>
          </w:p>
        </w:tc>
        <w:tc>
          <w:tcPr>
            <w:tcW w:w="780" w:type="dxa"/>
          </w:tcPr>
          <w:p w14:paraId="7DE90D36" w14:textId="77777777" w:rsidR="005D4CE5" w:rsidRDefault="00887B63">
            <w:pPr>
              <w:pStyle w:val="OLtablecontents"/>
              <w:rPr>
                <w:ins w:id="1151" w:author="Author"/>
              </w:rPr>
            </w:pPr>
            <w:ins w:id="1152" w:author="Author">
              <w:r>
                <w:t>daleŋ (Bantik)</w:t>
              </w:r>
            </w:ins>
          </w:p>
        </w:tc>
      </w:tr>
      <w:tr w:rsidR="005D4CE5" w14:paraId="79E63EB0" w14:textId="77777777">
        <w:trPr>
          <w:ins w:id="1153" w:author="Author"/>
        </w:trPr>
        <w:tc>
          <w:tcPr>
            <w:tcW w:w="780" w:type="dxa"/>
          </w:tcPr>
          <w:p w14:paraId="5A2D8E2A" w14:textId="77777777" w:rsidR="005D4CE5" w:rsidRDefault="00887B63">
            <w:pPr>
              <w:pStyle w:val="OLtablecontents"/>
              <w:rPr>
                <w:ins w:id="1154" w:author="Author"/>
              </w:rPr>
            </w:pPr>
            <w:ins w:id="1155" w:author="Author">
              <w:r>
                <w:t>uncoded &amp; no profile</w:t>
              </w:r>
            </w:ins>
          </w:p>
        </w:tc>
        <w:tc>
          <w:tcPr>
            <w:tcW w:w="780" w:type="dxa"/>
          </w:tcPr>
          <w:p w14:paraId="20B3C3A4" w14:textId="77777777" w:rsidR="005D4CE5" w:rsidRDefault="00887B63">
            <w:pPr>
              <w:pStyle w:val="OLtablecontents"/>
              <w:rPr>
                <w:ins w:id="1156" w:author="Author"/>
              </w:rPr>
            </w:pPr>
            <w:ins w:id="1157" w:author="Author">
              <w:r>
                <w:t>Sa'dan Toraja</w:t>
              </w:r>
            </w:ins>
          </w:p>
        </w:tc>
        <w:tc>
          <w:tcPr>
            <w:tcW w:w="780" w:type="dxa"/>
          </w:tcPr>
          <w:p w14:paraId="2B653103" w14:textId="77777777" w:rsidR="005D4CE5" w:rsidRDefault="00887B63">
            <w:pPr>
              <w:pStyle w:val="OLtablecontents"/>
              <w:rPr>
                <w:ins w:id="1158" w:author="Author"/>
              </w:rPr>
            </w:pPr>
            <w:ins w:id="1159" w:author="Author">
              <w:r>
                <w:t>mouth</w:t>
              </w:r>
            </w:ins>
          </w:p>
        </w:tc>
        <w:tc>
          <w:tcPr>
            <w:tcW w:w="780" w:type="dxa"/>
          </w:tcPr>
          <w:p w14:paraId="64161009" w14:textId="77777777" w:rsidR="005D4CE5" w:rsidRDefault="00887B63">
            <w:pPr>
              <w:pStyle w:val="OLtablecontents"/>
              <w:rPr>
                <w:ins w:id="1160" w:author="Author"/>
              </w:rPr>
            </w:pPr>
            <w:ins w:id="1161" w:author="Author">
              <w:r>
                <w:t>sadaŋ</w:t>
              </w:r>
            </w:ins>
          </w:p>
        </w:tc>
        <w:tc>
          <w:tcPr>
            <w:tcW w:w="780" w:type="dxa"/>
          </w:tcPr>
          <w:p w14:paraId="3D722234" w14:textId="77777777" w:rsidR="005D4CE5" w:rsidRDefault="00887B63">
            <w:pPr>
              <w:pStyle w:val="OLtablecontents"/>
              <w:rPr>
                <w:ins w:id="1162" w:author="Author"/>
              </w:rPr>
            </w:pPr>
            <w:ins w:id="1163" w:author="Author">
              <w:r>
                <w:t>—</w:t>
              </w:r>
            </w:ins>
          </w:p>
        </w:tc>
        <w:tc>
          <w:tcPr>
            <w:tcW w:w="780" w:type="dxa"/>
          </w:tcPr>
          <w:p w14:paraId="5E97052C" w14:textId="77777777" w:rsidR="005D4CE5" w:rsidRDefault="00887B63">
            <w:pPr>
              <w:pStyle w:val="OLtablecontents"/>
              <w:rPr>
                <w:ins w:id="1164" w:author="Author"/>
              </w:rPr>
            </w:pPr>
            <w:ins w:id="1165" w:author="Author">
              <w:r>
                <w:t>*baqbaq</w:t>
              </w:r>
            </w:ins>
          </w:p>
        </w:tc>
        <w:tc>
          <w:tcPr>
            <w:tcW w:w="780" w:type="dxa"/>
          </w:tcPr>
          <w:p w14:paraId="62AE527B" w14:textId="77777777" w:rsidR="005D4CE5" w:rsidRDefault="00887B63">
            <w:pPr>
              <w:pStyle w:val="OLtablecontents"/>
              <w:rPr>
                <w:ins w:id="1166" w:author="Author"/>
              </w:rPr>
            </w:pPr>
            <w:ins w:id="1167" w:author="Author">
              <w:r>
                <w:t>0.04</w:t>
              </w:r>
            </w:ins>
          </w:p>
        </w:tc>
        <w:tc>
          <w:tcPr>
            <w:tcW w:w="780" w:type="dxa"/>
          </w:tcPr>
          <w:p w14:paraId="549F2F4B" w14:textId="77777777" w:rsidR="005D4CE5" w:rsidRDefault="00887B63">
            <w:pPr>
              <w:pStyle w:val="OLtablecontents"/>
              <w:rPr>
                <w:ins w:id="1168" w:author="Author"/>
              </w:rPr>
            </w:pPr>
            <w:ins w:id="1169" w:author="Author">
              <w:r>
                <w:t>baba (Banggai (W.dialect))</w:t>
              </w:r>
            </w:ins>
          </w:p>
        </w:tc>
      </w:tr>
      <w:tr w:rsidR="005D4CE5" w14:paraId="49BA5E2D" w14:textId="77777777">
        <w:trPr>
          <w:ins w:id="1170" w:author="Author"/>
        </w:trPr>
        <w:tc>
          <w:tcPr>
            <w:tcW w:w="780" w:type="dxa"/>
          </w:tcPr>
          <w:p w14:paraId="083292E1" w14:textId="77777777" w:rsidR="005D4CE5" w:rsidRDefault="00887B63">
            <w:pPr>
              <w:pStyle w:val="OLtablecontents"/>
              <w:rPr>
                <w:ins w:id="1171" w:author="Author"/>
              </w:rPr>
            </w:pPr>
            <w:ins w:id="1172" w:author="Author">
              <w:r>
                <w:t>uncoded &amp; profile</w:t>
              </w:r>
            </w:ins>
          </w:p>
        </w:tc>
        <w:tc>
          <w:tcPr>
            <w:tcW w:w="780" w:type="dxa"/>
          </w:tcPr>
          <w:p w14:paraId="17397A6D" w14:textId="77777777" w:rsidR="005D4CE5" w:rsidRDefault="00887B63">
            <w:pPr>
              <w:pStyle w:val="OLtablecontents"/>
              <w:rPr>
                <w:ins w:id="1173" w:author="Author"/>
              </w:rPr>
            </w:pPr>
            <w:ins w:id="1174" w:author="Author">
              <w:r>
                <w:t>Tolaki</w:t>
              </w:r>
            </w:ins>
          </w:p>
        </w:tc>
        <w:tc>
          <w:tcPr>
            <w:tcW w:w="780" w:type="dxa"/>
          </w:tcPr>
          <w:p w14:paraId="131A57AB" w14:textId="77777777" w:rsidR="005D4CE5" w:rsidRDefault="00887B63">
            <w:pPr>
              <w:pStyle w:val="OLtablecontents"/>
              <w:rPr>
                <w:ins w:id="1175" w:author="Author"/>
              </w:rPr>
            </w:pPr>
            <w:ins w:id="1176" w:author="Author">
              <w:r>
                <w:t>to cry</w:t>
              </w:r>
            </w:ins>
          </w:p>
        </w:tc>
        <w:tc>
          <w:tcPr>
            <w:tcW w:w="780" w:type="dxa"/>
          </w:tcPr>
          <w:p w14:paraId="74A1EF75" w14:textId="77777777" w:rsidR="005D4CE5" w:rsidRDefault="00887B63">
            <w:pPr>
              <w:pStyle w:val="OLtablecontents"/>
              <w:rPr>
                <w:ins w:id="1177" w:author="Author"/>
              </w:rPr>
            </w:pPr>
            <w:ins w:id="1178" w:author="Author">
              <w:r>
                <w:t>umi'ia</w:t>
              </w:r>
            </w:ins>
          </w:p>
        </w:tc>
        <w:tc>
          <w:tcPr>
            <w:tcW w:w="780" w:type="dxa"/>
          </w:tcPr>
          <w:p w14:paraId="036C43C5" w14:textId="77777777" w:rsidR="005D4CE5" w:rsidRDefault="00887B63">
            <w:pPr>
              <w:pStyle w:val="OLtablecontents"/>
              <w:rPr>
                <w:ins w:id="1179" w:author="Author"/>
              </w:rPr>
            </w:pPr>
            <w:ins w:id="1180" w:author="Author">
              <w:r>
                <w:t>—</w:t>
              </w:r>
            </w:ins>
          </w:p>
        </w:tc>
        <w:tc>
          <w:tcPr>
            <w:tcW w:w="780" w:type="dxa"/>
          </w:tcPr>
          <w:p w14:paraId="6B7099C8" w14:textId="77777777" w:rsidR="005D4CE5" w:rsidRDefault="00887B63">
            <w:pPr>
              <w:pStyle w:val="OLtablecontents"/>
              <w:rPr>
                <w:ins w:id="1181" w:author="Author"/>
              </w:rPr>
            </w:pPr>
            <w:ins w:id="1182" w:author="Author">
              <w:r>
                <w:t>*taŋis</w:t>
              </w:r>
            </w:ins>
          </w:p>
        </w:tc>
        <w:tc>
          <w:tcPr>
            <w:tcW w:w="780" w:type="dxa"/>
          </w:tcPr>
          <w:p w14:paraId="59C876DB" w14:textId="77777777" w:rsidR="005D4CE5" w:rsidRDefault="00887B63">
            <w:pPr>
              <w:pStyle w:val="OLtablecontents"/>
              <w:rPr>
                <w:ins w:id="1183" w:author="Author"/>
              </w:rPr>
            </w:pPr>
            <w:ins w:id="1184" w:author="Author">
              <w:r>
                <w:t>0.96</w:t>
              </w:r>
            </w:ins>
          </w:p>
        </w:tc>
        <w:tc>
          <w:tcPr>
            <w:tcW w:w="780" w:type="dxa"/>
          </w:tcPr>
          <w:p w14:paraId="7A848A4B" w14:textId="77777777" w:rsidR="005D4CE5" w:rsidRDefault="00887B63">
            <w:pPr>
              <w:pStyle w:val="OLtablecontents"/>
              <w:rPr>
                <w:ins w:id="1185" w:author="Author"/>
              </w:rPr>
            </w:pPr>
            <w:ins w:id="1186" w:author="Author">
              <w:r>
                <w:t>miʔia (Kodeoha)</w:t>
              </w:r>
            </w:ins>
          </w:p>
        </w:tc>
      </w:tr>
      <w:tr w:rsidR="005D4CE5" w14:paraId="271B9367" w14:textId="77777777">
        <w:trPr>
          <w:ins w:id="1187" w:author="Author"/>
        </w:trPr>
        <w:tc>
          <w:tcPr>
            <w:tcW w:w="780" w:type="dxa"/>
          </w:tcPr>
          <w:p w14:paraId="4455F3CB" w14:textId="77777777" w:rsidR="005D4CE5" w:rsidRDefault="00887B63">
            <w:pPr>
              <w:pStyle w:val="OLtablecontents"/>
              <w:rPr>
                <w:ins w:id="1188" w:author="Author"/>
              </w:rPr>
            </w:pPr>
            <w:ins w:id="1189" w:author="Author">
              <w:r>
                <w:t>uncoded &amp; profile</w:t>
              </w:r>
            </w:ins>
          </w:p>
        </w:tc>
        <w:tc>
          <w:tcPr>
            <w:tcW w:w="780" w:type="dxa"/>
          </w:tcPr>
          <w:p w14:paraId="307688FD" w14:textId="77777777" w:rsidR="005D4CE5" w:rsidRDefault="00887B63">
            <w:pPr>
              <w:pStyle w:val="OLtablecontents"/>
              <w:rPr>
                <w:ins w:id="1190" w:author="Author"/>
              </w:rPr>
            </w:pPr>
            <w:ins w:id="1191" w:author="Author">
              <w:r>
                <w:t>Tolaki</w:t>
              </w:r>
            </w:ins>
          </w:p>
        </w:tc>
        <w:tc>
          <w:tcPr>
            <w:tcW w:w="780" w:type="dxa"/>
          </w:tcPr>
          <w:p w14:paraId="4E722E5F" w14:textId="77777777" w:rsidR="005D4CE5" w:rsidRDefault="00887B63">
            <w:pPr>
              <w:pStyle w:val="OLtablecontents"/>
              <w:rPr>
                <w:ins w:id="1192" w:author="Author"/>
              </w:rPr>
            </w:pPr>
            <w:ins w:id="1193" w:author="Author">
              <w:r>
                <w:t>to see</w:t>
              </w:r>
            </w:ins>
          </w:p>
        </w:tc>
        <w:tc>
          <w:tcPr>
            <w:tcW w:w="780" w:type="dxa"/>
          </w:tcPr>
          <w:p w14:paraId="0D69D1E6" w14:textId="77777777" w:rsidR="005D4CE5" w:rsidRDefault="00887B63">
            <w:pPr>
              <w:pStyle w:val="OLtablecontents"/>
              <w:rPr>
                <w:ins w:id="1194" w:author="Author"/>
              </w:rPr>
            </w:pPr>
            <w:ins w:id="1195" w:author="Author">
              <w:r>
                <w:t>ki'ii</w:t>
              </w:r>
            </w:ins>
          </w:p>
        </w:tc>
        <w:tc>
          <w:tcPr>
            <w:tcW w:w="780" w:type="dxa"/>
          </w:tcPr>
          <w:p w14:paraId="2FA620CC" w14:textId="77777777" w:rsidR="005D4CE5" w:rsidRDefault="00887B63">
            <w:pPr>
              <w:pStyle w:val="OLtablecontents"/>
              <w:rPr>
                <w:ins w:id="1196" w:author="Author"/>
              </w:rPr>
            </w:pPr>
            <w:ins w:id="1197" w:author="Author">
              <w:r>
                <w:t>—</w:t>
              </w:r>
            </w:ins>
          </w:p>
        </w:tc>
        <w:tc>
          <w:tcPr>
            <w:tcW w:w="780" w:type="dxa"/>
          </w:tcPr>
          <w:p w14:paraId="13450D73" w14:textId="77777777" w:rsidR="005D4CE5" w:rsidRDefault="00887B63">
            <w:pPr>
              <w:pStyle w:val="OLtablecontents"/>
              <w:rPr>
                <w:ins w:id="1198" w:author="Author"/>
              </w:rPr>
            </w:pPr>
            <w:ins w:id="1199" w:author="Author">
              <w:r>
                <w:t>*kita</w:t>
              </w:r>
            </w:ins>
          </w:p>
        </w:tc>
        <w:tc>
          <w:tcPr>
            <w:tcW w:w="780" w:type="dxa"/>
          </w:tcPr>
          <w:p w14:paraId="5B21B85D" w14:textId="77777777" w:rsidR="005D4CE5" w:rsidRDefault="00887B63">
            <w:pPr>
              <w:pStyle w:val="OLtablecontents"/>
              <w:rPr>
                <w:ins w:id="1200" w:author="Author"/>
              </w:rPr>
            </w:pPr>
            <w:ins w:id="1201" w:author="Author">
              <w:r>
                <w:t>0.95</w:t>
              </w:r>
            </w:ins>
          </w:p>
        </w:tc>
        <w:tc>
          <w:tcPr>
            <w:tcW w:w="780" w:type="dxa"/>
          </w:tcPr>
          <w:p w14:paraId="37AA9B7B" w14:textId="77777777" w:rsidR="005D4CE5" w:rsidRDefault="00887B63">
            <w:pPr>
              <w:pStyle w:val="OLtablecontents"/>
              <w:rPr>
                <w:ins w:id="1202" w:author="Author"/>
              </w:rPr>
            </w:pPr>
            <w:ins w:id="1203" w:author="Author">
              <w:r>
                <w:t>moŋkii (Mori Bawah (Bahano))</w:t>
              </w:r>
            </w:ins>
          </w:p>
        </w:tc>
      </w:tr>
      <w:tr w:rsidR="005D4CE5" w14:paraId="6449FBC2" w14:textId="77777777">
        <w:trPr>
          <w:ins w:id="1204" w:author="Author"/>
        </w:trPr>
        <w:tc>
          <w:tcPr>
            <w:tcW w:w="780" w:type="dxa"/>
          </w:tcPr>
          <w:p w14:paraId="62344C61" w14:textId="77777777" w:rsidR="005D4CE5" w:rsidRDefault="00887B63">
            <w:pPr>
              <w:pStyle w:val="OLtablecontents"/>
              <w:rPr>
                <w:ins w:id="1205" w:author="Author"/>
              </w:rPr>
            </w:pPr>
            <w:ins w:id="1206" w:author="Author">
              <w:r>
                <w:t>coded &amp; no profile</w:t>
              </w:r>
            </w:ins>
          </w:p>
        </w:tc>
        <w:tc>
          <w:tcPr>
            <w:tcW w:w="780" w:type="dxa"/>
          </w:tcPr>
          <w:p w14:paraId="0B630526" w14:textId="77777777" w:rsidR="005D4CE5" w:rsidRDefault="00887B63">
            <w:pPr>
              <w:pStyle w:val="OLtablecontents"/>
              <w:rPr>
                <w:ins w:id="1207" w:author="Author"/>
              </w:rPr>
            </w:pPr>
            <w:ins w:id="1208" w:author="Author">
              <w:r>
                <w:t>Tolaki</w:t>
              </w:r>
            </w:ins>
          </w:p>
        </w:tc>
        <w:tc>
          <w:tcPr>
            <w:tcW w:w="780" w:type="dxa"/>
          </w:tcPr>
          <w:p w14:paraId="70C94976" w14:textId="77777777" w:rsidR="005D4CE5" w:rsidRDefault="00887B63">
            <w:pPr>
              <w:pStyle w:val="OLtablecontents"/>
              <w:rPr>
                <w:ins w:id="1209" w:author="Author"/>
              </w:rPr>
            </w:pPr>
            <w:ins w:id="1210" w:author="Author">
              <w:r>
                <w:t>thatch/roof</w:t>
              </w:r>
            </w:ins>
          </w:p>
        </w:tc>
        <w:tc>
          <w:tcPr>
            <w:tcW w:w="780" w:type="dxa"/>
          </w:tcPr>
          <w:p w14:paraId="751418B8" w14:textId="77777777" w:rsidR="005D4CE5" w:rsidRDefault="00887B63">
            <w:pPr>
              <w:pStyle w:val="OLtablecontents"/>
              <w:rPr>
                <w:ins w:id="1211" w:author="Author"/>
              </w:rPr>
            </w:pPr>
            <w:ins w:id="1212" w:author="Author">
              <w:r>
                <w:t>ato</w:t>
              </w:r>
            </w:ins>
          </w:p>
        </w:tc>
        <w:tc>
          <w:tcPr>
            <w:tcW w:w="780" w:type="dxa"/>
          </w:tcPr>
          <w:p w14:paraId="1F053791" w14:textId="77777777" w:rsidR="005D4CE5" w:rsidRDefault="00887B63">
            <w:pPr>
              <w:pStyle w:val="OLtablecontents"/>
              <w:rPr>
                <w:ins w:id="1213" w:author="Author"/>
              </w:rPr>
            </w:pPr>
            <w:ins w:id="1214" w:author="Author">
              <w:r>
                <w:t>1</w:t>
              </w:r>
            </w:ins>
          </w:p>
        </w:tc>
        <w:tc>
          <w:tcPr>
            <w:tcW w:w="780" w:type="dxa"/>
          </w:tcPr>
          <w:p w14:paraId="26317EBC" w14:textId="77777777" w:rsidR="005D4CE5" w:rsidRDefault="00887B63">
            <w:pPr>
              <w:pStyle w:val="OLtablecontents"/>
              <w:rPr>
                <w:ins w:id="1215" w:author="Author"/>
              </w:rPr>
            </w:pPr>
            <w:ins w:id="1216" w:author="Author">
              <w:r>
                <w:t>*qatep</w:t>
              </w:r>
            </w:ins>
          </w:p>
        </w:tc>
        <w:tc>
          <w:tcPr>
            <w:tcW w:w="780" w:type="dxa"/>
          </w:tcPr>
          <w:p w14:paraId="53D7A998" w14:textId="77777777" w:rsidR="005D4CE5" w:rsidRDefault="00887B63">
            <w:pPr>
              <w:pStyle w:val="OLtablecontents"/>
              <w:rPr>
                <w:ins w:id="1217" w:author="Author"/>
              </w:rPr>
            </w:pPr>
            <w:ins w:id="1218" w:author="Author">
              <w:r>
                <w:t>0.01</w:t>
              </w:r>
            </w:ins>
          </w:p>
        </w:tc>
        <w:tc>
          <w:tcPr>
            <w:tcW w:w="780" w:type="dxa"/>
          </w:tcPr>
          <w:p w14:paraId="13920802" w14:textId="77777777" w:rsidR="005D4CE5" w:rsidRDefault="00887B63">
            <w:pPr>
              <w:pStyle w:val="OLtablecontents"/>
              <w:rPr>
                <w:ins w:id="1219" w:author="Author"/>
              </w:rPr>
            </w:pPr>
            <w:ins w:id="1220" w:author="Author">
              <w:r>
                <w:t>ghato (Muna (Katobu-Tongkuno Dialect))</w:t>
              </w:r>
            </w:ins>
          </w:p>
        </w:tc>
      </w:tr>
      <w:tr w:rsidR="005D4CE5" w14:paraId="58E78900" w14:textId="77777777">
        <w:trPr>
          <w:ins w:id="1221" w:author="Author"/>
        </w:trPr>
        <w:tc>
          <w:tcPr>
            <w:tcW w:w="780" w:type="dxa"/>
          </w:tcPr>
          <w:p w14:paraId="22E229F3" w14:textId="77777777" w:rsidR="005D4CE5" w:rsidRDefault="00887B63">
            <w:pPr>
              <w:pStyle w:val="OLtablecontents"/>
              <w:rPr>
                <w:ins w:id="1222" w:author="Author"/>
              </w:rPr>
            </w:pPr>
            <w:ins w:id="1223" w:author="Author">
              <w:r>
                <w:t>coded &amp; no profile</w:t>
              </w:r>
            </w:ins>
          </w:p>
        </w:tc>
        <w:tc>
          <w:tcPr>
            <w:tcW w:w="780" w:type="dxa"/>
          </w:tcPr>
          <w:p w14:paraId="59700EF7" w14:textId="77777777" w:rsidR="005D4CE5" w:rsidRDefault="00887B63">
            <w:pPr>
              <w:pStyle w:val="OLtablecontents"/>
              <w:rPr>
                <w:ins w:id="1224" w:author="Author"/>
              </w:rPr>
            </w:pPr>
            <w:ins w:id="1225" w:author="Author">
              <w:r>
                <w:t>Muna</w:t>
              </w:r>
            </w:ins>
          </w:p>
        </w:tc>
        <w:tc>
          <w:tcPr>
            <w:tcW w:w="780" w:type="dxa"/>
          </w:tcPr>
          <w:p w14:paraId="3AFB02B5" w14:textId="77777777" w:rsidR="005D4CE5" w:rsidRDefault="00887B63">
            <w:pPr>
              <w:pStyle w:val="OLtablecontents"/>
              <w:rPr>
                <w:ins w:id="1226" w:author="Author"/>
              </w:rPr>
            </w:pPr>
            <w:ins w:id="1227" w:author="Author">
              <w:r>
                <w:t>father</w:t>
              </w:r>
            </w:ins>
          </w:p>
        </w:tc>
        <w:tc>
          <w:tcPr>
            <w:tcW w:w="780" w:type="dxa"/>
          </w:tcPr>
          <w:p w14:paraId="4AA39F96" w14:textId="77777777" w:rsidR="005D4CE5" w:rsidRDefault="00887B63">
            <w:pPr>
              <w:pStyle w:val="OLtablecontents"/>
              <w:rPr>
                <w:ins w:id="1228" w:author="Author"/>
              </w:rPr>
            </w:pPr>
            <w:ins w:id="1229" w:author="Author">
              <w:r>
                <w:t>ama</w:t>
              </w:r>
            </w:ins>
          </w:p>
        </w:tc>
        <w:tc>
          <w:tcPr>
            <w:tcW w:w="780" w:type="dxa"/>
          </w:tcPr>
          <w:p w14:paraId="022E226D" w14:textId="77777777" w:rsidR="005D4CE5" w:rsidRDefault="00887B63">
            <w:pPr>
              <w:pStyle w:val="OLtablecontents"/>
              <w:rPr>
                <w:ins w:id="1230" w:author="Author"/>
              </w:rPr>
            </w:pPr>
            <w:ins w:id="1231" w:author="Author">
              <w:r>
                <w:t>1</w:t>
              </w:r>
            </w:ins>
          </w:p>
        </w:tc>
        <w:tc>
          <w:tcPr>
            <w:tcW w:w="780" w:type="dxa"/>
          </w:tcPr>
          <w:p w14:paraId="3EEB5669" w14:textId="77777777" w:rsidR="005D4CE5" w:rsidRDefault="00887B63">
            <w:pPr>
              <w:pStyle w:val="OLtablecontents"/>
              <w:rPr>
                <w:ins w:id="1232" w:author="Author"/>
              </w:rPr>
            </w:pPr>
            <w:ins w:id="1233" w:author="Author">
              <w:r>
                <w:t>*t-ama</w:t>
              </w:r>
            </w:ins>
          </w:p>
        </w:tc>
        <w:tc>
          <w:tcPr>
            <w:tcW w:w="780" w:type="dxa"/>
          </w:tcPr>
          <w:p w14:paraId="655ED76E" w14:textId="77777777" w:rsidR="005D4CE5" w:rsidRDefault="00887B63">
            <w:pPr>
              <w:pStyle w:val="OLtablecontents"/>
              <w:rPr>
                <w:ins w:id="1234" w:author="Author"/>
              </w:rPr>
            </w:pPr>
            <w:ins w:id="1235" w:author="Author">
              <w:r>
                <w:t>0.01</w:t>
              </w:r>
            </w:ins>
          </w:p>
        </w:tc>
        <w:tc>
          <w:tcPr>
            <w:tcW w:w="780" w:type="dxa"/>
          </w:tcPr>
          <w:p w14:paraId="027B8D47" w14:textId="77777777" w:rsidR="005D4CE5" w:rsidRDefault="00887B63">
            <w:pPr>
              <w:pStyle w:val="OLtablecontents"/>
              <w:rPr>
                <w:ins w:id="1236" w:author="Author"/>
              </w:rPr>
            </w:pPr>
            <w:ins w:id="1237" w:author="Author">
              <w:r>
                <w:t>tama (Banggai (W.dialect))</w:t>
              </w:r>
            </w:ins>
          </w:p>
        </w:tc>
      </w:tr>
      <w:tr w:rsidR="005D4CE5" w14:paraId="7434834D" w14:textId="77777777">
        <w:trPr>
          <w:ins w:id="1238" w:author="Author"/>
        </w:trPr>
        <w:tc>
          <w:tcPr>
            <w:tcW w:w="780" w:type="dxa"/>
          </w:tcPr>
          <w:p w14:paraId="29043752" w14:textId="77777777" w:rsidR="005D4CE5" w:rsidRDefault="00887B63">
            <w:pPr>
              <w:pStyle w:val="OLtablecontents"/>
              <w:rPr>
                <w:ins w:id="1239" w:author="Author"/>
              </w:rPr>
            </w:pPr>
            <w:ins w:id="1240" w:author="Author">
              <w:r>
                <w:t>coded &amp; profile</w:t>
              </w:r>
            </w:ins>
          </w:p>
        </w:tc>
        <w:tc>
          <w:tcPr>
            <w:tcW w:w="780" w:type="dxa"/>
          </w:tcPr>
          <w:p w14:paraId="21CB1CFB" w14:textId="77777777" w:rsidR="005D4CE5" w:rsidRDefault="00887B63">
            <w:pPr>
              <w:pStyle w:val="OLtablecontents"/>
              <w:rPr>
                <w:ins w:id="1241" w:author="Author"/>
              </w:rPr>
            </w:pPr>
            <w:ins w:id="1242" w:author="Author">
              <w:r>
                <w:t>Wolio</w:t>
              </w:r>
            </w:ins>
          </w:p>
        </w:tc>
        <w:tc>
          <w:tcPr>
            <w:tcW w:w="780" w:type="dxa"/>
          </w:tcPr>
          <w:p w14:paraId="08239B02" w14:textId="77777777" w:rsidR="005D4CE5" w:rsidRDefault="00887B63">
            <w:pPr>
              <w:pStyle w:val="OLtablecontents"/>
              <w:rPr>
                <w:ins w:id="1243" w:author="Author"/>
              </w:rPr>
            </w:pPr>
            <w:ins w:id="1244" w:author="Author">
              <w:r>
                <w:t>red</w:t>
              </w:r>
            </w:ins>
          </w:p>
        </w:tc>
        <w:tc>
          <w:tcPr>
            <w:tcW w:w="780" w:type="dxa"/>
          </w:tcPr>
          <w:p w14:paraId="58FE5CB0" w14:textId="77777777" w:rsidR="005D4CE5" w:rsidRDefault="00887B63">
            <w:pPr>
              <w:pStyle w:val="OLtablecontents"/>
              <w:rPr>
                <w:ins w:id="1245" w:author="Author"/>
              </w:rPr>
            </w:pPr>
            <w:ins w:id="1246" w:author="Author">
              <w:r>
                <w:t>male'i</w:t>
              </w:r>
            </w:ins>
          </w:p>
        </w:tc>
        <w:tc>
          <w:tcPr>
            <w:tcW w:w="780" w:type="dxa"/>
          </w:tcPr>
          <w:p w14:paraId="3136B849" w14:textId="77777777" w:rsidR="005D4CE5" w:rsidRDefault="00887B63">
            <w:pPr>
              <w:pStyle w:val="OLtablecontents"/>
              <w:rPr>
                <w:ins w:id="1247" w:author="Author"/>
              </w:rPr>
            </w:pPr>
            <w:ins w:id="1248" w:author="Author">
              <w:r>
                <w:t>1</w:t>
              </w:r>
            </w:ins>
          </w:p>
        </w:tc>
        <w:tc>
          <w:tcPr>
            <w:tcW w:w="780" w:type="dxa"/>
          </w:tcPr>
          <w:p w14:paraId="1B489506" w14:textId="77777777" w:rsidR="005D4CE5" w:rsidRDefault="00887B63">
            <w:pPr>
              <w:pStyle w:val="OLtablecontents"/>
              <w:rPr>
                <w:ins w:id="1249" w:author="Author"/>
              </w:rPr>
            </w:pPr>
            <w:ins w:id="1250" w:author="Author">
              <w:r>
                <w:t>*ma-iʀaq</w:t>
              </w:r>
            </w:ins>
          </w:p>
        </w:tc>
        <w:tc>
          <w:tcPr>
            <w:tcW w:w="780" w:type="dxa"/>
          </w:tcPr>
          <w:p w14:paraId="4A89CC1D" w14:textId="77777777" w:rsidR="005D4CE5" w:rsidRDefault="00887B63">
            <w:pPr>
              <w:pStyle w:val="OLtablecontents"/>
              <w:rPr>
                <w:ins w:id="1251" w:author="Author"/>
              </w:rPr>
            </w:pPr>
            <w:ins w:id="1252" w:author="Author">
              <w:r>
                <w:t>0.92</w:t>
              </w:r>
            </w:ins>
          </w:p>
        </w:tc>
        <w:tc>
          <w:tcPr>
            <w:tcW w:w="780" w:type="dxa"/>
          </w:tcPr>
          <w:p w14:paraId="23685292" w14:textId="77777777" w:rsidR="005D4CE5" w:rsidRDefault="00887B63">
            <w:pPr>
              <w:pStyle w:val="OLtablecontents"/>
              <w:rPr>
                <w:ins w:id="1253" w:author="Author"/>
              </w:rPr>
            </w:pPr>
            <w:ins w:id="1254" w:author="Author">
              <w:r>
                <w:t>mo-lei (Uma (Kantewu dialect))</w:t>
              </w:r>
            </w:ins>
          </w:p>
        </w:tc>
      </w:tr>
      <w:tr w:rsidR="005D4CE5" w14:paraId="297749E4" w14:textId="77777777">
        <w:trPr>
          <w:ins w:id="1255" w:author="Author"/>
        </w:trPr>
        <w:tc>
          <w:tcPr>
            <w:tcW w:w="780" w:type="dxa"/>
          </w:tcPr>
          <w:p w14:paraId="5432F24A" w14:textId="77777777" w:rsidR="005D4CE5" w:rsidRDefault="00887B63">
            <w:pPr>
              <w:pStyle w:val="OLtablecontents"/>
              <w:rPr>
                <w:ins w:id="1256" w:author="Author"/>
              </w:rPr>
            </w:pPr>
            <w:ins w:id="1257" w:author="Author">
              <w:r>
                <w:t>coded &amp; profile</w:t>
              </w:r>
            </w:ins>
          </w:p>
        </w:tc>
        <w:tc>
          <w:tcPr>
            <w:tcW w:w="780" w:type="dxa"/>
          </w:tcPr>
          <w:p w14:paraId="4185DB65" w14:textId="77777777" w:rsidR="005D4CE5" w:rsidRDefault="00887B63">
            <w:pPr>
              <w:pStyle w:val="OLtablecontents"/>
              <w:rPr>
                <w:ins w:id="1258" w:author="Author"/>
              </w:rPr>
            </w:pPr>
            <w:ins w:id="1259" w:author="Author">
              <w:r>
                <w:t>Wolio</w:t>
              </w:r>
            </w:ins>
          </w:p>
        </w:tc>
        <w:tc>
          <w:tcPr>
            <w:tcW w:w="780" w:type="dxa"/>
          </w:tcPr>
          <w:p w14:paraId="473E9BB7" w14:textId="77777777" w:rsidR="005D4CE5" w:rsidRDefault="00887B63">
            <w:pPr>
              <w:pStyle w:val="OLtablecontents"/>
              <w:rPr>
                <w:ins w:id="1260" w:author="Author"/>
              </w:rPr>
            </w:pPr>
            <w:ins w:id="1261" w:author="Author">
              <w:r>
                <w:t>near</w:t>
              </w:r>
            </w:ins>
          </w:p>
        </w:tc>
        <w:tc>
          <w:tcPr>
            <w:tcW w:w="780" w:type="dxa"/>
          </w:tcPr>
          <w:p w14:paraId="47E89625" w14:textId="77777777" w:rsidR="005D4CE5" w:rsidRDefault="00887B63">
            <w:pPr>
              <w:pStyle w:val="OLtablecontents"/>
              <w:rPr>
                <w:ins w:id="1262" w:author="Author"/>
              </w:rPr>
            </w:pPr>
            <w:ins w:id="1263" w:author="Author">
              <w:r>
                <w:t>marampi</w:t>
              </w:r>
            </w:ins>
          </w:p>
        </w:tc>
        <w:tc>
          <w:tcPr>
            <w:tcW w:w="780" w:type="dxa"/>
          </w:tcPr>
          <w:p w14:paraId="40D4DB0A" w14:textId="77777777" w:rsidR="005D4CE5" w:rsidRDefault="00887B63">
            <w:pPr>
              <w:pStyle w:val="OLtablecontents"/>
              <w:rPr>
                <w:ins w:id="1264" w:author="Author"/>
              </w:rPr>
            </w:pPr>
            <w:ins w:id="1265" w:author="Author">
              <w:r>
                <w:t>25</w:t>
              </w:r>
            </w:ins>
          </w:p>
        </w:tc>
        <w:tc>
          <w:tcPr>
            <w:tcW w:w="780" w:type="dxa"/>
          </w:tcPr>
          <w:p w14:paraId="40E3E10E" w14:textId="77777777" w:rsidR="005D4CE5" w:rsidRDefault="00887B63">
            <w:pPr>
              <w:pStyle w:val="OLtablecontents"/>
              <w:rPr>
                <w:ins w:id="1266" w:author="Author"/>
              </w:rPr>
            </w:pPr>
            <w:ins w:id="1267" w:author="Author">
              <w:r>
                <w:t>*ma-azani</w:t>
              </w:r>
            </w:ins>
          </w:p>
        </w:tc>
        <w:tc>
          <w:tcPr>
            <w:tcW w:w="780" w:type="dxa"/>
          </w:tcPr>
          <w:p w14:paraId="013DA870" w14:textId="77777777" w:rsidR="005D4CE5" w:rsidRDefault="00887B63">
            <w:pPr>
              <w:pStyle w:val="OLtablecontents"/>
              <w:rPr>
                <w:ins w:id="1268" w:author="Author"/>
              </w:rPr>
            </w:pPr>
            <w:ins w:id="1269" w:author="Author">
              <w:r>
                <w:t>0.87</w:t>
              </w:r>
            </w:ins>
          </w:p>
        </w:tc>
        <w:tc>
          <w:tcPr>
            <w:tcW w:w="780" w:type="dxa"/>
          </w:tcPr>
          <w:p w14:paraId="357375B4" w14:textId="77777777" w:rsidR="005D4CE5" w:rsidRDefault="00887B63">
            <w:pPr>
              <w:pStyle w:val="OLtablecontents"/>
              <w:rPr>
                <w:ins w:id="1270" w:author="Author"/>
              </w:rPr>
            </w:pPr>
            <w:ins w:id="1271" w:author="Author">
              <w:r>
                <w:t>motampi (Kumbewaha)</w:t>
              </w:r>
            </w:ins>
          </w:p>
        </w:tc>
      </w:tr>
    </w:tbl>
    <w:p w14:paraId="103CE05B" w14:textId="77777777" w:rsidR="005D4CE5" w:rsidRDefault="00887B63">
      <w:pPr>
        <w:pStyle w:val="OLtext"/>
        <w:rPr>
          <w:ins w:id="1272" w:author="Author"/>
        </w:rPr>
      </w:pPr>
      <w:ins w:id="1273" w:author="Author">
        <w:r>
          <w:rPr>
            <w:sz w:val="16"/>
          </w:rPr>
          <w:t>Note. Forms are given as ABVD records them and have not been assessed etymologically. "Set" is ABVD's cognate-set number; "PMP (ABVD)" is the Proto-Malayo-Polynesian entry for the meaning; the nearest look-alike is a spelling match by the screen of section 2.6, which ignores up to three leading characters, so a distance of 0.0 does not mean identity.</w:t>
        </w:r>
      </w:ins>
    </w:p>
    <w:p w14:paraId="0A77B108" w14:textId="77777777" w:rsidR="005D4CE5" w:rsidRDefault="005D4CE5">
      <w:pPr>
        <w:pStyle w:val="OL3ptseparator"/>
        <w:rPr>
          <w:ins w:id="1274" w:author="Author"/>
        </w:rPr>
      </w:pPr>
    </w:p>
    <w:p w14:paraId="2CCF30F3" w14:textId="77777777" w:rsidR="005D4CE5" w:rsidRDefault="00887B63">
      <w:pPr>
        <w:pStyle w:val="OLtextindented"/>
        <w:rPr>
          <w:ins w:id="1275" w:author="Author"/>
        </w:rPr>
      </w:pPr>
      <w:ins w:id="1276" w:author="Autho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they are uncoded in four lists and coded in Bugis. The 'One Hundred' forms are not uniform across the lists and do not belong with them. 'To stand' and 'to hit' were on that version's own list of inherited meanings, and its consensus had been computed on a label that ignored the list. Out of sample, no meaning is "uncoded, profile" in four or more lists.</w:t>
        </w:r>
      </w:ins>
    </w:p>
    <w:p w14:paraId="23959C7B" w14:textId="77777777" w:rsidR="005D4CE5" w:rsidRDefault="00887B63">
      <w:pPr>
        <w:pStyle w:val="OLheadingB-level"/>
        <w:rPr>
          <w:ins w:id="1277" w:author="Author"/>
        </w:rPr>
      </w:pPr>
      <w:ins w:id="1278" w:author="Author">
        <w:r>
          <w:t>Does the result depend on spelling?</w:t>
        </w:r>
      </w:ins>
    </w:p>
    <w:p w14:paraId="3DA0CD60" w14:textId="77777777" w:rsidR="005D4CE5" w:rsidRDefault="00887B63">
      <w:pPr>
        <w:pStyle w:val="OLtext"/>
        <w:rPr>
          <w:ins w:id="1279" w:author="Author"/>
        </w:rPr>
      </w:pPr>
      <w:ins w:id="1280" w:author="Author">
        <w:r>
          <w:t xml:space="preserve">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wi</w:t>
        </w:r>
        <w:r>
          <w:t>thout a phonemic glottal stop has nothing to write, and the question is one for specialists. In the Tolaki list every form written with an apostrophe is uncoded. Figure 5 gives the share of marked forms among uncoded and among coded forms for each list.</w:t>
        </w:r>
      </w:ins>
    </w:p>
    <w:p w14:paraId="5CF39DEC" w14:textId="77777777" w:rsidR="005D4CE5" w:rsidRDefault="00887B63">
      <w:pPr>
        <w:pStyle w:val="OLcaption"/>
        <w:rPr>
          <w:ins w:id="1281" w:author="Author"/>
        </w:rPr>
      </w:pPr>
      <w:ins w:id="1282" w:author="Author">
        <w:r>
          <w:t>FIGURE 5. FORMS WITH A WRITTEN GLOTTAL MARK, UNCODED AGAINST CODED, BY LIST (NUMBERS OF UNCODED AND CODED FORMS IN PARENTHESES)</w:t>
        </w:r>
      </w:ins>
    </w:p>
    <w:p w14:paraId="08FE582E" w14:textId="77777777" w:rsidR="005D4CE5" w:rsidRDefault="00887B63">
      <w:pPr>
        <w:pStyle w:val="OLtext"/>
        <w:rPr>
          <w:ins w:id="1283" w:author="Author"/>
        </w:rPr>
      </w:pPr>
      <w:ins w:id="1284" w:author="Author">
        <w:r>
          <w:rPr>
            <w:highlight w:val="yellow"/>
          </w:rPr>
          <w:t>[Figure 5 about here — separate file]</w:t>
        </w:r>
      </w:ins>
    </w:p>
    <w:p w14:paraId="20899057" w14:textId="77777777" w:rsidR="005D4CE5" w:rsidRDefault="005D4CE5">
      <w:pPr>
        <w:pStyle w:val="OL3ptseparator"/>
        <w:rPr>
          <w:ins w:id="1285" w:author="Author"/>
        </w:rPr>
      </w:pPr>
    </w:p>
    <w:p w14:paraId="587312D9" w14:textId="77777777" w:rsidR="005D4CE5" w:rsidRDefault="00887B63">
      <w:pPr>
        <w:pStyle w:val="OLtextindented"/>
        <w:rPr>
          <w:ins w:id="1286" w:author="Author"/>
        </w:rPr>
      </w:pPr>
      <w:ins w:id="1287" w:author="Author">
        <w:r>
          <w:t xml:space="preserve">Eleven Sa'dan Toraja forms end in </w:t>
        </w:r>
        <w:r>
          <w:rPr>
            <w:i/>
          </w:rPr>
          <w:t>k</w:t>
        </w:r>
        <w:r>
          <w:t xml:space="preserve"> beside 45 that end in a glottal mark, in one and the same source; since ABVD's PMP entries for two of those eleven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ins>
    </w:p>
    <w:p w14:paraId="51A70658" w14:textId="77777777" w:rsidR="005D4CE5" w:rsidRDefault="00887B63">
      <w:pPr>
        <w:pStyle w:val="OLtextindented"/>
        <w:rPr>
          <w:ins w:id="1288" w:author="Author"/>
        </w:rPr>
      </w:pPr>
      <w:ins w:id="1289" w:author="Autho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(a loss between 0.010 and 0.020 counts as partial dependence), the result depends partly on how the glottal stop is written: nearly the same result, not the same result. No </w:t>
        </w:r>
        <w:r>
          <w:t>noise estimate exists for these differences, so their size relative to chance variation is not known.</w:t>
        </w:r>
      </w:ins>
    </w:p>
    <w:p w14:paraId="0FAB2CF2" w14:textId="77777777" w:rsidR="005D4CE5" w:rsidRDefault="00887B63">
      <w:pPr>
        <w:pStyle w:val="OLcaption"/>
        <w:rPr>
          <w:ins w:id="1290" w:author="Author"/>
        </w:rPr>
      </w:pPr>
      <w:ins w:id="1291" w:author="Author">
        <w:r>
          <w:t>TABLE 8. THE AUC OF THE FULL MODEL UNDER SIX WRITINGS OF THE GLOTTAL STOP</w:t>
        </w:r>
      </w:ins>
    </w:p>
    <w:p w14:paraId="042688BA" w14:textId="77777777" w:rsidR="003F379C" w:rsidRDefault="00887B63">
      <w:pPr>
        <w:pStyle w:val="ImageCaption"/>
        <w:rPr>
          <w:del w:id="1292" w:author="Author"/>
        </w:rPr>
      </w:pPr>
      <w:del w:id="1293" w:author="Author">
        <w:r>
          <w:delText>Distribution of cross-linguistic pairwise Levenshtein distances for consensus substrate forms (solid line) vs. null distribution from 1,000 random concept draws (histogram). Substrate forms are not more similar across languages than expected by chance (p = 0.569).</w:delText>
        </w:r>
      </w:del>
    </w:p>
    <w:p w14:paraId="555805AF" w14:textId="77777777" w:rsidR="003F379C" w:rsidRDefault="00887B63">
      <w:pPr>
        <w:pStyle w:val="Heading3"/>
        <w:rPr>
          <w:del w:id="1294" w:author="Author"/>
        </w:rPr>
      </w:pPr>
      <w:bookmarkStart w:id="1295" w:name="numeral-compound-false-positives"/>
      <w:bookmarkEnd w:id="1116"/>
      <w:bookmarkEnd w:id="1120"/>
      <w:del w:id="1296" w:author="Author">
        <w:r>
          <w:delText>Numeral compound false positives</w:delText>
        </w:r>
      </w:del>
    </w:p>
    <w:p w14:paraId="2CDEFAAB" w14:textId="77777777" w:rsidR="003F379C" w:rsidRDefault="00887B63">
      <w:pPr>
        <w:pStyle w:val="FirstParagraph"/>
        <w:rPr>
          <w:del w:id="1297" w:author="Author"/>
        </w:rPr>
      </w:pPr>
      <w:del w:id="1298" w:author="Author">
        <w:r>
          <w:delText xml:space="preserve">Two concepts—“Fifty” and “Twenty”—show strikingly low cross-linguistic distances (0.204 and 0.292, respectively), initially suggesting shared substrate inheritance. </w:delText>
        </w:r>
        <w:r>
          <w:delText xml:space="preserve">However, inspection reveals these are transparent Austronesian compounds: </w:delText>
        </w:r>
        <w:r>
          <w:rPr>
            <w:i/>
            <w:iCs/>
          </w:rPr>
          <w:delText>limampulo</w:delText>
        </w:r>
        <w:r>
          <w:delText>/</w:delText>
        </w:r>
        <w:r>
          <w:rPr>
            <w:i/>
            <w:iCs/>
          </w:rPr>
          <w:delText>lima pulu</w:delText>
        </w:r>
        <w:r>
          <w:delText xml:space="preserve"> (“Five” × “Ten”), </w:delText>
        </w:r>
        <w:r>
          <w:rPr>
            <w:i/>
            <w:iCs/>
          </w:rPr>
          <w:delText>ruampulo</w:delText>
        </w:r>
        <w:r>
          <w:delText>/</w:delText>
        </w:r>
        <w:r>
          <w:rPr>
            <w:i/>
            <w:iCs/>
          </w:rPr>
          <w:delText>rua pulu</w:delText>
        </w:r>
        <w:r>
          <w:delText xml:space="preserve"> (“Two” × “Ten”), built from well-established PAn roots *</w:delText>
        </w:r>
        <w:r>
          <w:rPr>
            <w:i/>
            <w:iCs/>
          </w:rPr>
          <w:delText>lima</w:delText>
        </w:r>
        <w:r>
          <w:delText xml:space="preserve"> and *</w:delText>
        </w:r>
        <w:r>
          <w:rPr>
            <w:i/>
            <w:iCs/>
          </w:rPr>
          <w:delText>puluq</w:delText>
        </w:r>
        <w:r>
          <w:delText xml:space="preserve">. Both detection methods flagged them because compound numerals have unusual phonological properties (long forms, nasal clusters at morpheme boundaries) that mimic the substrate fingerprint. This represents a systematic false-positive category that future substrate detection methods should address. </w:delText>
        </w:r>
        <w:r>
          <w:delText xml:space="preserve">More broadly, morphologically complex Austronesian forms (compounds, derived forms) may mimic the non-mainstream fingerprint through increased length and cluster density at morpheme boundaries. However, two observations mitigate this concern. First, non-mainstream candidates show </w:delText>
        </w:r>
        <w:r>
          <w:rPr>
            <w:i/>
            <w:iCs/>
          </w:rPr>
          <w:delText>lower</w:delText>
        </w:r>
        <w:r>
          <w:delText xml:space="preserve"> rates of canonical Austronesian </w:delText>
        </w:r>
        <w:r>
          <w:rPr>
            <w:i/>
            <w:iCs/>
          </w:rPr>
          <w:delText>prefix</w:delText>
        </w:r>
        <w:r>
          <w:delText xml:space="preserve"> patterns (</w:delText>
        </w:r>
        <w:r>
          <w:rPr>
            <w:i/>
            <w:iCs/>
          </w:rPr>
          <w:delText>ma-</w:delText>
        </w:r>
        <w:r>
          <w:delText xml:space="preserve">, </w:delText>
        </w:r>
        <w:r>
          <w:rPr>
            <w:i/>
            <w:iCs/>
          </w:rPr>
          <w:delText>pa-</w:delText>
        </w:r>
        <w:r>
          <w:delText>, etc.)—though we note that this feature does not capture infixes (</w:delText>
        </w:r>
        <w:r>
          <w:rPr>
            <w:i/>
            <w:iCs/>
          </w:rPr>
          <w:delText>-um-</w:delText>
        </w:r>
        <w:r>
          <w:delText xml:space="preserve">, </w:delText>
        </w:r>
        <w:r>
          <w:rPr>
            <w:i/>
            <w:iCs/>
          </w:rPr>
          <w:delText>-in-</w:delText>
        </w:r>
        <w:r>
          <w:delText>) or suffixes (</w:delText>
        </w:r>
        <w:r>
          <w:rPr>
            <w:i/>
            <w:iCs/>
          </w:rPr>
          <w:delText>-an</w:delText>
        </w:r>
        <w:r>
          <w:delText xml:space="preserve">, </w:delText>
        </w:r>
        <w:r>
          <w:rPr>
            <w:i/>
            <w:iCs/>
          </w:rPr>
          <w:delText>-i</w:delText>
        </w:r>
        <w:r>
          <w:delText>) that are also productive in Sulawesi languages, so the morphological profile of non-mainstream forms remains only partially characterized. Second, removing the length feature entirely from the model produces equivalent performance (CV AUC 0.769, Section </w:delText>
        </w:r>
        <w:r>
          <w:fldChar w:fldCharType="begin"/>
        </w:r>
        <w:r>
          <w:delInstrText>HYPERLINK \l "sec:results_ipa" \h</w:delInstrText>
        </w:r>
        <w:r>
          <w:fldChar w:fldCharType="separate"/>
        </w:r>
        <w:r>
          <w:rPr>
            <w:rStyle w:val="Hyperlink"/>
          </w:rPr>
          <w:delText>3.4</w:delText>
        </w:r>
        <w:r>
          <w:fldChar w:fldCharType="end"/>
        </w:r>
        <w:r>
          <w:delText>), demonstrating that the fingerprint does not depend on form length at all—whether measured in characters, syllables, or omitted.</w:delText>
        </w:r>
      </w:del>
    </w:p>
    <w:p w14:paraId="014341C6" w14:textId="77777777" w:rsidR="003F379C" w:rsidRDefault="00887B63">
      <w:pPr>
        <w:pStyle w:val="Heading2"/>
        <w:rPr>
          <w:del w:id="1299" w:author="Author"/>
        </w:rPr>
      </w:pPr>
      <w:bookmarkStart w:id="1300" w:name="sec:results_expansion"/>
      <w:bookmarkEnd w:id="1111"/>
      <w:bookmarkEnd w:id="1295"/>
      <w:del w:id="1301" w:author="Author">
        <w:r>
          <w:delText>Geographic Expansion</w:delText>
        </w:r>
      </w:del>
    </w:p>
    <w:p w14:paraId="0C3EFFA1" w14:textId="77777777" w:rsidR="003F379C" w:rsidRDefault="00887B63">
      <w:pPr>
        <w:pStyle w:val="FirstParagraph"/>
        <w:rPr>
          <w:del w:id="1302" w:author="Author"/>
        </w:rPr>
      </w:pPr>
      <w:del w:id="1303" w:author="Author">
        <w:r>
          <w:delText>To test generalization beyond the original six languages, we applied the trained Model B to 16 additional Indonesian languages from three geographic groups: 8 additional Sulawesi languages, 6 Western Indonesian languages, and 2 Eastern Indonesian languages (Table </w:delText>
        </w:r>
        <w:r>
          <w:fldChar w:fldCharType="begin"/>
        </w:r>
        <w:r>
          <w:delInstrText>HYPERLINK \l "tab:expansion" \h</w:delInstrText>
        </w:r>
        <w:r>
          <w:fldChar w:fldCharType="separate"/>
        </w:r>
        <w:r>
          <w:rPr>
            <w:rStyle w:val="Hyperlink"/>
          </w:rPr>
          <w:delText>5</w:delText>
        </w:r>
        <w:r>
          <w:fldChar w:fldCharType="end"/>
        </w:r>
        <w:r>
          <w:delText>).</w:delText>
        </w:r>
      </w:del>
    </w:p>
    <w:p w14:paraId="67E18DE4" w14:textId="77777777" w:rsidR="003F379C" w:rsidRDefault="00887B63">
      <w:pPr>
        <w:pStyle w:val="TableCaption"/>
        <w:rPr>
          <w:del w:id="1304" w:author="Author"/>
        </w:rPr>
      </w:pPr>
      <w:bookmarkStart w:id="1305" w:name="tab:expansion"/>
      <w:del w:id="1306" w:author="Author">
        <w:r>
          <w:delText>Expansion validation results by geographic group. “Original” = the 6 training languages. AUC is computed against each language’s own rule-based residual labels.</w:delText>
        </w:r>
      </w:del>
    </w:p>
    <w:tbl>
      <w:tblPr>
        <w:tblStyle w:val="Table"/>
        <w:tblW w:w="0" w:type="auto"/>
        <w:tblLook w:val="0020" w:firstRow="1" w:lastRow="0" w:firstColumn="0" w:lastColumn="0" w:noHBand="0" w:noVBand="0"/>
        <w:tblCaption w:val="Expansion validation results by geographic group. “Original” = the 6 training languages. AUC is computed against each language’s own rule-based residual labels."/>
      </w:tblPr>
      <w:tblGrid>
        <w:gridCol w:w="2138"/>
        <w:gridCol w:w="1575"/>
        <w:gridCol w:w="1383"/>
        <w:gridCol w:w="1078"/>
        <w:gridCol w:w="216"/>
        <w:gridCol w:w="794"/>
        <w:gridCol w:w="1075"/>
        <w:gridCol w:w="631"/>
        <w:gridCol w:w="686"/>
      </w:tblGrid>
      <w:tr w:rsidR="003F379C" w14:paraId="67823B42" w14:textId="77777777" w:rsidTr="003F379C">
        <w:trPr>
          <w:cnfStyle w:val="100000000000" w:firstRow="1" w:lastRow="0" w:firstColumn="0" w:lastColumn="0" w:oddVBand="0" w:evenVBand="0" w:oddHBand="0" w:evenHBand="0" w:firstRowFirstColumn="0" w:firstRowLastColumn="0" w:lastRowFirstColumn="0" w:lastRowLastColumn="0"/>
          <w:tblHeader/>
        </w:trPr>
        <w:tc>
          <w:tcPr>
            <w:tcW w:w="0" w:type="auto"/>
          </w:tcPr>
          <w:p w14:paraId="530D5754" w14:textId="77777777" w:rsidR="003F379C" w:rsidRDefault="00887B63">
            <w:pPr>
              <w:pStyle w:val="Compact"/>
            </w:pPr>
            <w:ins w:id="1307" w:author="Author">
              <w:r>
                <w:rPr>
                  <w:b/>
                  <w:sz w:val="16"/>
                </w:rPr>
                <w:t>Convention</w:t>
              </w:r>
            </w:ins>
            <w:del w:id="1308" w:author="Author">
              <w:r>
                <w:delText>Group</w:delText>
              </w:r>
            </w:del>
          </w:p>
        </w:tc>
        <w:tc>
          <w:tcPr>
            <w:tcW w:w="0" w:type="auto"/>
          </w:tcPr>
          <w:p w14:paraId="41DC1E76" w14:textId="77777777" w:rsidR="003F379C" w:rsidRDefault="00887B63">
            <w:pPr>
              <w:pStyle w:val="Compact"/>
            </w:pPr>
            <w:ins w:id="1309" w:author="Author">
              <w:r>
                <w:rPr>
                  <w:b/>
                  <w:sz w:val="16"/>
                </w:rPr>
                <w:t>Forms changed</w:t>
              </w:r>
            </w:ins>
            <w:del w:id="1310" w:author="Author">
              <w:r>
                <w:delText>N_langs</w:delText>
              </w:r>
            </w:del>
          </w:p>
        </w:tc>
        <w:tc>
          <w:tcPr>
            <w:tcW w:w="0" w:type="auto"/>
          </w:tcPr>
          <w:p w14:paraId="348972C1" w14:textId="77777777" w:rsidR="003F379C" w:rsidRDefault="00887B63">
            <w:pPr>
              <w:pStyle w:val="Compact"/>
              <w:jc w:val="right"/>
            </w:pPr>
            <w:ins w:id="1311" w:author="Author">
              <w:r>
                <w:rPr>
                  <w:b/>
                  <w:sz w:val="16"/>
                </w:rPr>
                <w:t>AUC, cross-validated</w:t>
              </w:r>
            </w:ins>
            <w:del w:id="1312" w:author="Author">
              <w:r>
                <w:delText>Mean Rule%</w:delText>
              </w:r>
            </w:del>
          </w:p>
        </w:tc>
        <w:tc>
          <w:tcPr>
            <w:tcW w:w="0" w:type="auto"/>
          </w:tcPr>
          <w:p w14:paraId="18042072" w14:textId="77777777" w:rsidR="003F379C" w:rsidRDefault="00887B63">
            <w:pPr>
              <w:pStyle w:val="Compact"/>
              <w:jc w:val="right"/>
            </w:pPr>
            <w:ins w:id="1313" w:author="Author">
              <w:r>
                <w:rPr>
                  <w:b/>
                  <w:sz w:val="16"/>
                </w:rPr>
                <w:t>Δ</w:t>
              </w:r>
            </w:ins>
            <w:del w:id="1314" w:author="Author">
              <w:r>
                <w:delText>Mean ML%</w:delText>
              </w:r>
            </w:del>
          </w:p>
        </w:tc>
        <w:tc>
          <w:tcPr>
            <w:tcW w:w="0" w:type="auto"/>
            <w:gridSpan w:val="2"/>
          </w:tcPr>
          <w:p w14:paraId="715D7015" w14:textId="77777777" w:rsidR="003F379C" w:rsidRDefault="00887B63">
            <w:pPr>
              <w:pStyle w:val="Compact"/>
              <w:jc w:val="right"/>
            </w:pPr>
            <w:del w:id="1315" w:author="Author">
              <w:r>
                <w:delText xml:space="preserve">Mean </w:delText>
              </w:r>
            </w:del>
            <w:r>
              <w:t>AUC</w:t>
            </w:r>
            <w:ins w:id="1316" w:author="Author">
              <w:r>
                <w:rPr>
                  <w:b/>
                  <w:sz w:val="16"/>
                </w:rPr>
                <w:t>, held-out list (mean)</w:t>
              </w:r>
            </w:ins>
          </w:p>
        </w:tc>
        <w:tc>
          <w:tcPr>
            <w:tcW w:w="0" w:type="auto"/>
          </w:tcPr>
          <w:p w14:paraId="28A1B816" w14:textId="77777777" w:rsidR="003F379C" w:rsidRDefault="00887B63">
            <w:pPr>
              <w:pStyle w:val="Compact"/>
              <w:jc w:val="right"/>
            </w:pPr>
            <w:ins w:id="1317" w:author="Author">
              <w:r>
                <w:rPr>
                  <w:b/>
                  <w:sz w:val="16"/>
                </w:rPr>
                <w:t>Δ</w:t>
              </w:r>
            </w:ins>
            <w:del w:id="1318" w:author="Author">
              <w:r>
                <w:delText>Mean P_sub</w:delText>
              </w:r>
            </w:del>
          </w:p>
        </w:tc>
        <w:tc>
          <w:tcPr>
            <w:tcW w:w="0" w:type="auto"/>
            <w:gridSpan w:val="2"/>
            <w:cellDel w:id="1319" w:author="Author"/>
          </w:tcPr>
          <w:p w14:paraId="5F1FF18B" w14:textId="77777777" w:rsidR="003F379C" w:rsidRDefault="00887B63">
            <w:pPr>
              <w:pStyle w:val="Compact"/>
            </w:pPr>
            <w:del w:id="1320" w:author="Author">
              <w:r>
                <w:delText>Notable outliers</w:delText>
              </w:r>
            </w:del>
          </w:p>
        </w:tc>
      </w:tr>
      <w:tr w:rsidR="003F379C" w14:paraId="5B8BBFC9" w14:textId="77777777">
        <w:tc>
          <w:tcPr>
            <w:tcW w:w="0" w:type="auto"/>
          </w:tcPr>
          <w:p w14:paraId="0A28440C" w14:textId="77777777" w:rsidR="003F379C" w:rsidRDefault="00887B63">
            <w:pPr>
              <w:pStyle w:val="Compact"/>
            </w:pPr>
            <w:ins w:id="1321" w:author="Author">
              <w:r>
                <w:rPr>
                  <w:sz w:val="16"/>
                </w:rPr>
                <w:t>As in the sources (</w:t>
              </w:r>
              <w:r>
                <w:rPr>
                  <w:sz w:val="16"/>
                </w:rPr>
                <w:t>ʔ</w:t>
              </w:r>
              <w:r>
                <w:rPr>
                  <w:sz w:val="16"/>
                </w:rPr>
                <w:t xml:space="preserve"> or apostrophe)</w:t>
              </w:r>
            </w:ins>
            <w:del w:id="1322" w:author="Author">
              <w:r>
                <w:delText>Original 6</w:delText>
              </w:r>
            </w:del>
          </w:p>
        </w:tc>
        <w:tc>
          <w:tcPr>
            <w:tcW w:w="0" w:type="auto"/>
          </w:tcPr>
          <w:p w14:paraId="45C73782" w14:textId="77777777" w:rsidR="003F379C" w:rsidRDefault="00887B63">
            <w:pPr>
              <w:pStyle w:val="Compact"/>
            </w:pPr>
            <w:ins w:id="1323" w:author="Author">
              <w:r>
                <w:rPr>
                  <w:sz w:val="16"/>
                </w:rPr>
                <w:t>0</w:t>
              </w:r>
            </w:ins>
            <w:del w:id="1324" w:author="Author">
              <w:r>
                <w:delText>6</w:delText>
              </w:r>
            </w:del>
          </w:p>
        </w:tc>
        <w:tc>
          <w:tcPr>
            <w:tcW w:w="0" w:type="auto"/>
          </w:tcPr>
          <w:p w14:paraId="06A94415" w14:textId="77777777" w:rsidR="003F379C" w:rsidRDefault="00887B63">
            <w:pPr>
              <w:pStyle w:val="Compact"/>
              <w:jc w:val="right"/>
            </w:pPr>
            <w:del w:id="1325" w:author="Author">
              <w:r>
                <w:delText>28.</w:delText>
              </w:r>
            </w:del>
            <w:r>
              <w:t>0</w:t>
            </w:r>
            <w:ins w:id="1326" w:author="Author">
              <w:r>
                <w:rPr>
                  <w:sz w:val="16"/>
                </w:rPr>
                <w:t>.727</w:t>
              </w:r>
            </w:ins>
          </w:p>
        </w:tc>
        <w:tc>
          <w:tcPr>
            <w:tcW w:w="0" w:type="auto"/>
          </w:tcPr>
          <w:p w14:paraId="26A5828B" w14:textId="77777777" w:rsidR="003F379C" w:rsidRDefault="00887B63">
            <w:pPr>
              <w:pStyle w:val="Compact"/>
              <w:jc w:val="right"/>
            </w:pPr>
            <w:ins w:id="1327" w:author="Author">
              <w:r>
                <w:rPr>
                  <w:sz w:val="16"/>
                </w:rPr>
                <w:t>0.000</w:t>
              </w:r>
            </w:ins>
            <w:del w:id="1328" w:author="Author">
              <w:r>
                <w:delText>23.1</w:delText>
              </w:r>
            </w:del>
          </w:p>
        </w:tc>
        <w:tc>
          <w:tcPr>
            <w:tcW w:w="0" w:type="auto"/>
            <w:gridSpan w:val="2"/>
          </w:tcPr>
          <w:p w14:paraId="368DC8B7" w14:textId="77777777" w:rsidR="003F379C" w:rsidRDefault="00887B63">
            <w:pPr>
              <w:pStyle w:val="Compact"/>
              <w:jc w:val="right"/>
            </w:pPr>
            <w:r>
              <w:t>0.</w:t>
            </w:r>
            <w:ins w:id="1329" w:author="Author">
              <w:r>
                <w:rPr>
                  <w:sz w:val="16"/>
                </w:rPr>
                <w:t>701</w:t>
              </w:r>
            </w:ins>
            <w:del w:id="1330" w:author="Author">
              <w:r>
                <w:delText>890</w:delText>
              </w:r>
            </w:del>
          </w:p>
        </w:tc>
        <w:tc>
          <w:tcPr>
            <w:tcW w:w="0" w:type="auto"/>
          </w:tcPr>
          <w:p w14:paraId="7859F37D" w14:textId="77777777" w:rsidR="003F379C" w:rsidRDefault="00887B63">
            <w:pPr>
              <w:pStyle w:val="Compact"/>
              <w:jc w:val="right"/>
            </w:pPr>
            <w:r>
              <w:t>0.</w:t>
            </w:r>
            <w:ins w:id="1331" w:author="Author">
              <w:r>
                <w:rPr>
                  <w:sz w:val="16"/>
                </w:rPr>
                <w:t>000</w:t>
              </w:r>
            </w:ins>
            <w:del w:id="1332" w:author="Author">
              <w:r>
                <w:delText>326</w:delText>
              </w:r>
            </w:del>
          </w:p>
        </w:tc>
        <w:tc>
          <w:tcPr>
            <w:tcW w:w="0" w:type="auto"/>
            <w:gridSpan w:val="2"/>
            <w:cellDel w:id="1333" w:author="Author"/>
          </w:tcPr>
          <w:p w14:paraId="2DDEE88A" w14:textId="77777777" w:rsidR="003F379C" w:rsidRDefault="00887B63">
            <w:pPr>
              <w:pStyle w:val="Compact"/>
            </w:pPr>
            <w:del w:id="1334" w:author="Author">
              <w:r>
                <w:delText>—</w:delText>
              </w:r>
            </w:del>
          </w:p>
        </w:tc>
      </w:tr>
      <w:tr w:rsidR="003F379C" w14:paraId="5EA1C3B0" w14:textId="77777777">
        <w:tc>
          <w:tcPr>
            <w:tcW w:w="0" w:type="auto"/>
          </w:tcPr>
          <w:p w14:paraId="1B497111" w14:textId="77777777" w:rsidR="003F379C" w:rsidRDefault="00887B63">
            <w:pPr>
              <w:pStyle w:val="Compact"/>
            </w:pPr>
            <w:ins w:id="1335" w:author="Author">
              <w:r>
                <w:rPr>
                  <w:sz w:val="16"/>
                </w:rPr>
                <w:t>Mark written as q</w:t>
              </w:r>
            </w:ins>
            <w:del w:id="1336" w:author="Author">
              <w:r>
                <w:delText>Sulawesi exp.</w:delText>
              </w:r>
            </w:del>
          </w:p>
        </w:tc>
        <w:tc>
          <w:tcPr>
            <w:tcW w:w="0" w:type="auto"/>
          </w:tcPr>
          <w:p w14:paraId="6B8353FE" w14:textId="77777777" w:rsidR="003F379C" w:rsidRDefault="00887B63">
            <w:pPr>
              <w:pStyle w:val="Compact"/>
            </w:pPr>
            <w:ins w:id="1337" w:author="Author">
              <w:r>
                <w:rPr>
                  <w:sz w:val="16"/>
                </w:rPr>
                <w:t>210</w:t>
              </w:r>
            </w:ins>
            <w:del w:id="1338" w:author="Author">
              <w:r>
                <w:delText>8</w:delText>
              </w:r>
            </w:del>
          </w:p>
        </w:tc>
        <w:tc>
          <w:tcPr>
            <w:tcW w:w="0" w:type="auto"/>
          </w:tcPr>
          <w:p w14:paraId="283A27AB" w14:textId="77777777" w:rsidR="003F379C" w:rsidRDefault="00887B63">
            <w:pPr>
              <w:pStyle w:val="Compact"/>
              <w:jc w:val="right"/>
            </w:pPr>
            <w:ins w:id="1339" w:author="Author">
              <w:r>
                <w:rPr>
                  <w:sz w:val="16"/>
                </w:rPr>
                <w:t>0.710</w:t>
              </w:r>
            </w:ins>
            <w:del w:id="1340" w:author="Author">
              <w:r>
                <w:delText>49.9</w:delText>
              </w:r>
            </w:del>
          </w:p>
        </w:tc>
        <w:tc>
          <w:tcPr>
            <w:tcW w:w="0" w:type="auto"/>
          </w:tcPr>
          <w:p w14:paraId="5A109047" w14:textId="77777777" w:rsidR="003F379C" w:rsidRDefault="00887B63">
            <w:pPr>
              <w:pStyle w:val="Compact"/>
              <w:jc w:val="right"/>
            </w:pPr>
            <w:ins w:id="1341" w:author="Author">
              <w:r>
                <w:rPr>
                  <w:sz w:val="16"/>
                </w:rPr>
                <w:t>−</w:t>
              </w:r>
              <w:r>
                <w:rPr>
                  <w:sz w:val="16"/>
                </w:rPr>
                <w:t>0.016</w:t>
              </w:r>
            </w:ins>
            <w:del w:id="1342" w:author="Author">
              <w:r>
                <w:delText>62.4</w:delText>
              </w:r>
            </w:del>
          </w:p>
        </w:tc>
        <w:tc>
          <w:tcPr>
            <w:tcW w:w="0" w:type="auto"/>
            <w:gridSpan w:val="2"/>
          </w:tcPr>
          <w:p w14:paraId="487BE6BC" w14:textId="77777777" w:rsidR="003F379C" w:rsidRDefault="00887B63">
            <w:pPr>
              <w:pStyle w:val="Compact"/>
              <w:jc w:val="right"/>
            </w:pPr>
            <w:r>
              <w:t>0.</w:t>
            </w:r>
            <w:ins w:id="1343" w:author="Author">
              <w:r>
                <w:rPr>
                  <w:sz w:val="16"/>
                </w:rPr>
                <w:t>681</w:t>
              </w:r>
            </w:ins>
            <w:del w:id="1344" w:author="Author">
              <w:r>
                <w:delText>685</w:delText>
              </w:r>
            </w:del>
          </w:p>
        </w:tc>
        <w:tc>
          <w:tcPr>
            <w:tcW w:w="0" w:type="auto"/>
          </w:tcPr>
          <w:p w14:paraId="544F8633" w14:textId="77777777" w:rsidR="003F379C" w:rsidRDefault="00887B63">
            <w:pPr>
              <w:pStyle w:val="Compact"/>
              <w:jc w:val="right"/>
            </w:pPr>
            <w:ins w:id="1345" w:author="Author">
              <w:r>
                <w:rPr>
                  <w:sz w:val="16"/>
                </w:rPr>
                <w:t>−</w:t>
              </w:r>
            </w:ins>
            <w:r>
              <w:t>0.</w:t>
            </w:r>
            <w:ins w:id="1346" w:author="Author">
              <w:r>
                <w:rPr>
                  <w:sz w:val="16"/>
                </w:rPr>
                <w:t>020</w:t>
              </w:r>
            </w:ins>
            <w:del w:id="1347" w:author="Author">
              <w:r>
                <w:delText>606</w:delText>
              </w:r>
            </w:del>
          </w:p>
        </w:tc>
        <w:tc>
          <w:tcPr>
            <w:tcW w:w="0" w:type="auto"/>
            <w:gridSpan w:val="2"/>
            <w:cellDel w:id="1348" w:author="Author"/>
          </w:tcPr>
          <w:p w14:paraId="09DC2C72" w14:textId="77777777" w:rsidR="003F379C" w:rsidRDefault="00887B63">
            <w:pPr>
              <w:pStyle w:val="Compact"/>
            </w:pPr>
            <w:del w:id="1349" w:author="Author">
              <w:r>
                <w:delText>Bol.Mong. (9.2%), Gorontalo (84.2%)</w:delText>
              </w:r>
            </w:del>
          </w:p>
        </w:tc>
      </w:tr>
      <w:tr w:rsidR="003F379C" w14:paraId="300A47D9" w14:textId="77777777">
        <w:tc>
          <w:tcPr>
            <w:tcW w:w="0" w:type="auto"/>
          </w:tcPr>
          <w:p w14:paraId="7EDD3291" w14:textId="77777777" w:rsidR="003F379C" w:rsidRDefault="00887B63">
            <w:pPr>
              <w:pStyle w:val="Compact"/>
            </w:pPr>
            <w:ins w:id="1350" w:author="Author">
              <w:r>
                <w:rPr>
                  <w:sz w:val="16"/>
                </w:rPr>
                <w:t>Mark written as k</w:t>
              </w:r>
            </w:ins>
            <w:del w:id="1351" w:author="Author">
              <w:r>
                <w:delText>W. Indonesian</w:delText>
              </w:r>
            </w:del>
          </w:p>
        </w:tc>
        <w:tc>
          <w:tcPr>
            <w:tcW w:w="0" w:type="auto"/>
          </w:tcPr>
          <w:p w14:paraId="06E9D9A5" w14:textId="77777777" w:rsidR="003F379C" w:rsidRDefault="00887B63">
            <w:pPr>
              <w:pStyle w:val="Compact"/>
            </w:pPr>
            <w:ins w:id="1352" w:author="Author">
              <w:r>
                <w:rPr>
                  <w:sz w:val="16"/>
                </w:rPr>
                <w:t>210</w:t>
              </w:r>
            </w:ins>
            <w:del w:id="1353" w:author="Author">
              <w:r>
                <w:delText>6</w:delText>
              </w:r>
            </w:del>
          </w:p>
        </w:tc>
        <w:tc>
          <w:tcPr>
            <w:tcW w:w="0" w:type="auto"/>
          </w:tcPr>
          <w:p w14:paraId="544F30E2" w14:textId="77777777" w:rsidR="003F379C" w:rsidRDefault="00887B63">
            <w:pPr>
              <w:pStyle w:val="Compact"/>
              <w:jc w:val="right"/>
            </w:pPr>
            <w:moveFromRangeStart w:id="1354" w:author="Author" w:name="move242359911"/>
            <w:moveFrom w:id="1355" w:author="Author">
              <w:r>
                <w:t>28.4</w:t>
              </w:r>
            </w:moveFrom>
            <w:moveFromRangeEnd w:id="1354"/>
            <w:ins w:id="1356" w:author="Author">
              <w:r>
                <w:rPr>
                  <w:sz w:val="16"/>
                </w:rPr>
                <w:t>0.710</w:t>
              </w:r>
            </w:ins>
          </w:p>
        </w:tc>
        <w:tc>
          <w:tcPr>
            <w:tcW w:w="0" w:type="auto"/>
          </w:tcPr>
          <w:p w14:paraId="7D1332CD" w14:textId="77777777" w:rsidR="003F379C" w:rsidRDefault="00887B63">
            <w:pPr>
              <w:pStyle w:val="Compact"/>
              <w:jc w:val="right"/>
            </w:pPr>
            <w:ins w:id="1357" w:author="Author">
              <w:r>
                <w:rPr>
                  <w:sz w:val="16"/>
                </w:rPr>
                <w:t>−</w:t>
              </w:r>
              <w:r>
                <w:rPr>
                  <w:sz w:val="16"/>
                </w:rPr>
                <w:t>0.016</w:t>
              </w:r>
            </w:ins>
            <w:del w:id="1358" w:author="Author">
              <w:r>
                <w:delText>35.3</w:delText>
              </w:r>
            </w:del>
          </w:p>
        </w:tc>
        <w:tc>
          <w:tcPr>
            <w:tcW w:w="0" w:type="auto"/>
            <w:gridSpan w:val="2"/>
          </w:tcPr>
          <w:p w14:paraId="6490E778" w14:textId="77777777" w:rsidR="003F379C" w:rsidRDefault="00887B63">
            <w:pPr>
              <w:pStyle w:val="Compact"/>
              <w:jc w:val="right"/>
            </w:pPr>
            <w:r>
              <w:t>0.</w:t>
            </w:r>
            <w:ins w:id="1359" w:author="Author">
              <w:r>
                <w:rPr>
                  <w:sz w:val="16"/>
                </w:rPr>
                <w:t>677</w:t>
              </w:r>
            </w:ins>
            <w:del w:id="1360" w:author="Author">
              <w:r>
                <w:delText>634</w:delText>
              </w:r>
            </w:del>
          </w:p>
        </w:tc>
        <w:tc>
          <w:tcPr>
            <w:tcW w:w="0" w:type="auto"/>
          </w:tcPr>
          <w:p w14:paraId="260CD052" w14:textId="77777777" w:rsidR="003F379C" w:rsidRDefault="00887B63">
            <w:pPr>
              <w:pStyle w:val="Compact"/>
              <w:jc w:val="right"/>
            </w:pPr>
            <w:ins w:id="1361" w:author="Author">
              <w:r>
                <w:rPr>
                  <w:sz w:val="16"/>
                </w:rPr>
                <w:t>−</w:t>
              </w:r>
            </w:ins>
            <w:r>
              <w:t>0.</w:t>
            </w:r>
            <w:ins w:id="1362" w:author="Author">
              <w:r>
                <w:rPr>
                  <w:sz w:val="16"/>
                </w:rPr>
                <w:t>024</w:t>
              </w:r>
            </w:ins>
            <w:del w:id="1363" w:author="Author">
              <w:r>
                <w:delText>393</w:delText>
              </w:r>
            </w:del>
          </w:p>
        </w:tc>
        <w:tc>
          <w:tcPr>
            <w:tcW w:w="0" w:type="auto"/>
            <w:gridSpan w:val="2"/>
            <w:cellDel w:id="1364" w:author="Author"/>
          </w:tcPr>
          <w:p w14:paraId="54A09894" w14:textId="77777777" w:rsidR="003F379C" w:rsidRDefault="00887B63">
            <w:pPr>
              <w:pStyle w:val="Compact"/>
            </w:pPr>
            <w:del w:id="1365" w:author="Author">
              <w:r>
                <w:delText>Acehnese (62.9%), Sundanese (1.8%)</w:delText>
              </w:r>
            </w:del>
          </w:p>
        </w:tc>
      </w:tr>
      <w:tr w:rsidR="003F379C" w14:paraId="3136F968" w14:textId="77777777">
        <w:tc>
          <w:tcPr>
            <w:tcW w:w="0" w:type="auto"/>
          </w:tcPr>
          <w:p w14:paraId="157320C2" w14:textId="77777777" w:rsidR="003F379C" w:rsidRDefault="00887B63">
            <w:pPr>
              <w:pStyle w:val="Compact"/>
            </w:pPr>
            <w:ins w:id="1366" w:author="Author">
              <w:r>
                <w:rPr>
                  <w:sz w:val="16"/>
                </w:rPr>
                <w:t>Mark left unwritten</w:t>
              </w:r>
            </w:ins>
            <w:del w:id="1367" w:author="Author">
              <w:r>
                <w:delText>E. Indonesian</w:delText>
              </w:r>
            </w:del>
          </w:p>
        </w:tc>
        <w:tc>
          <w:tcPr>
            <w:tcW w:w="0" w:type="auto"/>
          </w:tcPr>
          <w:p w14:paraId="7CBC6C8B" w14:textId="77777777" w:rsidR="003F379C" w:rsidRDefault="00887B63">
            <w:pPr>
              <w:pStyle w:val="Compact"/>
            </w:pPr>
            <w:ins w:id="1368" w:author="Author">
              <w:r>
                <w:rPr>
                  <w:sz w:val="16"/>
                </w:rPr>
                <w:t>210</w:t>
              </w:r>
            </w:ins>
            <w:del w:id="1369" w:author="Author">
              <w:r>
                <w:delText>2</w:delText>
              </w:r>
            </w:del>
          </w:p>
        </w:tc>
        <w:tc>
          <w:tcPr>
            <w:tcW w:w="0" w:type="auto"/>
          </w:tcPr>
          <w:p w14:paraId="639D07EE" w14:textId="77777777" w:rsidR="003F379C" w:rsidRDefault="00887B63">
            <w:pPr>
              <w:pStyle w:val="Compact"/>
              <w:jc w:val="right"/>
            </w:pPr>
            <w:ins w:id="1370" w:author="Author">
              <w:r>
                <w:rPr>
                  <w:sz w:val="16"/>
                </w:rPr>
                <w:t>0.720</w:t>
              </w:r>
            </w:ins>
            <w:del w:id="1371" w:author="Author">
              <w:r>
                <w:delText>34.9</w:delText>
              </w:r>
            </w:del>
          </w:p>
        </w:tc>
        <w:tc>
          <w:tcPr>
            <w:tcW w:w="0" w:type="auto"/>
          </w:tcPr>
          <w:p w14:paraId="1A4623FC" w14:textId="77777777" w:rsidR="003F379C" w:rsidRDefault="00887B63">
            <w:pPr>
              <w:pStyle w:val="Compact"/>
              <w:jc w:val="right"/>
            </w:pPr>
            <w:ins w:id="1372" w:author="Author">
              <w:r>
                <w:rPr>
                  <w:sz w:val="16"/>
                </w:rPr>
                <w:t>−</w:t>
              </w:r>
              <w:r>
                <w:rPr>
                  <w:sz w:val="16"/>
                </w:rPr>
                <w:t>0.006</w:t>
              </w:r>
            </w:ins>
            <w:del w:id="1373" w:author="Author">
              <w:r>
                <w:delText>51.9</w:delText>
              </w:r>
            </w:del>
          </w:p>
        </w:tc>
        <w:tc>
          <w:tcPr>
            <w:tcW w:w="0" w:type="auto"/>
            <w:gridSpan w:val="2"/>
          </w:tcPr>
          <w:p w14:paraId="0FDF2AF4" w14:textId="77777777" w:rsidR="003F379C" w:rsidRDefault="00887B63">
            <w:pPr>
              <w:pStyle w:val="Compact"/>
              <w:jc w:val="right"/>
            </w:pPr>
            <w:r>
              <w:t>0.</w:t>
            </w:r>
            <w:ins w:id="1374" w:author="Author">
              <w:r>
                <w:rPr>
                  <w:sz w:val="16"/>
                </w:rPr>
                <w:t>699</w:t>
              </w:r>
            </w:ins>
            <w:del w:id="1375" w:author="Author">
              <w:r>
                <w:delText>661</w:delText>
              </w:r>
            </w:del>
          </w:p>
        </w:tc>
        <w:tc>
          <w:tcPr>
            <w:tcW w:w="0" w:type="auto"/>
          </w:tcPr>
          <w:p w14:paraId="7F7F9326" w14:textId="77777777" w:rsidR="003F379C" w:rsidRDefault="00887B63">
            <w:pPr>
              <w:pStyle w:val="Compact"/>
              <w:jc w:val="right"/>
            </w:pPr>
            <w:ins w:id="1376" w:author="Author">
              <w:r>
                <w:rPr>
                  <w:sz w:val="16"/>
                </w:rPr>
                <w:t>−</w:t>
              </w:r>
            </w:ins>
            <w:r>
              <w:t>0.</w:t>
            </w:r>
            <w:ins w:id="1377" w:author="Author">
              <w:r>
                <w:rPr>
                  <w:sz w:val="16"/>
                </w:rPr>
                <w:t>001</w:t>
              </w:r>
            </w:ins>
            <w:del w:id="1378" w:author="Author">
              <w:r>
                <w:delText>520</w:delText>
              </w:r>
            </w:del>
          </w:p>
        </w:tc>
        <w:tc>
          <w:tcPr>
            <w:tcW w:w="0" w:type="auto"/>
            <w:gridSpan w:val="2"/>
            <w:cellDel w:id="1379" w:author="Author"/>
          </w:tcPr>
          <w:p w14:paraId="5C3D2811" w14:textId="77777777" w:rsidR="003F379C" w:rsidRDefault="00887B63">
            <w:pPr>
              <w:pStyle w:val="Compact"/>
            </w:pPr>
            <w:del w:id="1380" w:author="Author">
              <w:r>
                <w:delText>—</w:delText>
              </w:r>
            </w:del>
          </w:p>
        </w:tc>
      </w:tr>
      <w:tr w:rsidR="003F379C" w14:paraId="2A794166" w14:textId="1A3A2B58">
        <w:tblPrEx>
          <w:jc w:val="center"/>
          <w:tblLook w:val="0600" w:firstRow="0" w:lastRow="0" w:firstColumn="0" w:lastColumn="0" w:noHBand="1" w:noVBand="1"/>
        </w:tblPrEx>
        <w:trPr>
          <w:jc w:val="center"/>
        </w:trPr>
        <w:tc>
          <w:tcPr>
            <w:tcW w:w="0" w:type="auto"/>
            <w:gridSpan w:val="3"/>
          </w:tcPr>
          <w:p w14:paraId="250ACD78" w14:textId="77777777" w:rsidR="003F379C" w:rsidRDefault="00887B63">
            <w:bookmarkStart w:id="1381" w:name="fig:expansion"/>
            <w:bookmarkEnd w:id="1305"/>
            <w:ins w:id="1382" w:author="Author">
              <w:r>
                <w:rPr>
                  <w:sz w:val="16"/>
                </w:rPr>
                <w:t>Pre-glottalized consonant written as a geminate</w:t>
              </w:r>
            </w:ins>
          </w:p>
        </w:tc>
        <w:tc>
          <w:tcPr>
            <w:tcW w:w="1040" w:type="dxa"/>
            <w:gridSpan w:val="2"/>
            <w:cellIns w:id="1383" w:author="Author"/>
          </w:tcPr>
          <w:p w14:paraId="7CD96F51" w14:textId="77777777" w:rsidR="00887B63" w:rsidRDefault="00887B63">
            <w:pPr>
              <w:pStyle w:val="OLtablecontents"/>
              <w:rPr>
                <w:i/>
              </w:rPr>
            </w:pPr>
            <w:ins w:id="1384" w:author="Author">
              <w:r>
                <w:t>210</w:t>
              </w:r>
            </w:ins>
          </w:p>
        </w:tc>
        <w:tc>
          <w:tcPr>
            <w:tcW w:w="1040" w:type="dxa"/>
            <w:cellIns w:id="1385" w:author="Author"/>
          </w:tcPr>
          <w:p w14:paraId="3C90767B" w14:textId="77777777" w:rsidR="00887B63" w:rsidRDefault="00887B63">
            <w:pPr>
              <w:pStyle w:val="OLtablecontents"/>
              <w:rPr>
                <w:i/>
              </w:rPr>
            </w:pPr>
            <w:ins w:id="1386" w:author="Author">
              <w:r>
                <w:t>0.720</w:t>
              </w:r>
            </w:ins>
          </w:p>
        </w:tc>
        <w:tc>
          <w:tcPr>
            <w:tcW w:w="1040" w:type="dxa"/>
            <w:cellIns w:id="1387" w:author="Author"/>
          </w:tcPr>
          <w:p w14:paraId="0D1E107F" w14:textId="77777777" w:rsidR="00887B63" w:rsidRDefault="00887B63">
            <w:pPr>
              <w:pStyle w:val="OLtablecontents"/>
              <w:rPr>
                <w:i/>
              </w:rPr>
            </w:pPr>
            <w:ins w:id="1388" w:author="Author">
              <w:r>
                <w:t>−0.007</w:t>
              </w:r>
            </w:ins>
          </w:p>
        </w:tc>
        <w:tc>
          <w:tcPr>
            <w:tcW w:w="1040" w:type="dxa"/>
            <w:cellIns w:id="1389" w:author="Author"/>
          </w:tcPr>
          <w:p w14:paraId="556B9A5F" w14:textId="77777777" w:rsidR="00887B63" w:rsidRDefault="00887B63">
            <w:pPr>
              <w:pStyle w:val="OLtablecontents"/>
              <w:rPr>
                <w:i/>
              </w:rPr>
            </w:pPr>
            <w:ins w:id="1390" w:author="Author">
              <w:r>
                <w:t>0.696</w:t>
              </w:r>
            </w:ins>
          </w:p>
        </w:tc>
        <w:tc>
          <w:tcPr>
            <w:tcW w:w="1040" w:type="dxa"/>
            <w:cellIns w:id="1391" w:author="Author"/>
          </w:tcPr>
          <w:p w14:paraId="1C0E1E3B" w14:textId="77777777" w:rsidR="00887B63" w:rsidRDefault="00887B63">
            <w:pPr>
              <w:pStyle w:val="OLtablecontents"/>
              <w:rPr>
                <w:i/>
              </w:rPr>
            </w:pPr>
            <w:ins w:id="1392" w:author="Author">
              <w:r>
                <w:t>−0.005</w:t>
              </w:r>
            </w:ins>
          </w:p>
        </w:tc>
      </w:tr>
    </w:tbl>
    <w:tbl>
      <w:tblPr>
        <w:tblStyle w:val="TableGrid"/>
        <w:tblW w:w="0" w:type="auto"/>
        <w:tblLook w:val="04A0" w:firstRow="1" w:lastRow="0" w:firstColumn="1" w:lastColumn="0" w:noHBand="0" w:noVBand="1"/>
        <w:tblCaption w:val="Expansion validation results by geographic group. “Original” = the 6 training languages. AUC is computed against each language’s own rule-based residual labels."/>
      </w:tblPr>
      <w:tblGrid>
        <w:gridCol w:w="1040"/>
        <w:gridCol w:w="1040"/>
        <w:gridCol w:w="1040"/>
        <w:gridCol w:w="1040"/>
        <w:gridCol w:w="1040"/>
        <w:gridCol w:w="1040"/>
      </w:tblGrid>
      <w:tr w:rsidR="005D4CE5" w14:paraId="4D89F85E" w14:textId="77777777">
        <w:trPr>
          <w:ins w:id="1393" w:author="Author"/>
        </w:trPr>
        <w:tc>
          <w:tcPr>
            <w:tcW w:w="1040" w:type="dxa"/>
          </w:tcPr>
          <w:p w14:paraId="720BFB56" w14:textId="77777777" w:rsidR="005D4CE5" w:rsidRDefault="00887B63">
            <w:pPr>
              <w:pStyle w:val="OLtablecontents"/>
              <w:rPr>
                <w:ins w:id="1394" w:author="Author"/>
              </w:rPr>
            </w:pPr>
            <w:ins w:id="1395" w:author="Author">
              <w:r>
                <w:t>Apostrophe written as ʔ (changes no input)</w:t>
              </w:r>
            </w:ins>
          </w:p>
        </w:tc>
        <w:tc>
          <w:tcPr>
            <w:tcW w:w="1040" w:type="dxa"/>
          </w:tcPr>
          <w:p w14:paraId="50B5F512" w14:textId="77777777" w:rsidR="005D4CE5" w:rsidRDefault="00887B63">
            <w:pPr>
              <w:pStyle w:val="OLtablecontents"/>
              <w:rPr>
                <w:ins w:id="1396" w:author="Author"/>
              </w:rPr>
            </w:pPr>
            <w:ins w:id="1397" w:author="Author">
              <w:r>
                <w:t>32</w:t>
              </w:r>
            </w:ins>
          </w:p>
        </w:tc>
        <w:tc>
          <w:tcPr>
            <w:tcW w:w="1040" w:type="dxa"/>
          </w:tcPr>
          <w:p w14:paraId="6F87A3DB" w14:textId="77777777" w:rsidR="005D4CE5" w:rsidRDefault="00887B63">
            <w:pPr>
              <w:pStyle w:val="OLtablecontents"/>
              <w:rPr>
                <w:ins w:id="1398" w:author="Author"/>
              </w:rPr>
            </w:pPr>
            <w:ins w:id="1399" w:author="Author">
              <w:r>
                <w:t>0.727</w:t>
              </w:r>
            </w:ins>
          </w:p>
        </w:tc>
        <w:tc>
          <w:tcPr>
            <w:tcW w:w="1040" w:type="dxa"/>
          </w:tcPr>
          <w:p w14:paraId="41A5ED1D" w14:textId="77777777" w:rsidR="005D4CE5" w:rsidRDefault="00887B63">
            <w:pPr>
              <w:pStyle w:val="OLtablecontents"/>
              <w:rPr>
                <w:ins w:id="1400" w:author="Author"/>
              </w:rPr>
            </w:pPr>
            <w:ins w:id="1401" w:author="Author">
              <w:r>
                <w:t>0.000</w:t>
              </w:r>
            </w:ins>
          </w:p>
        </w:tc>
        <w:tc>
          <w:tcPr>
            <w:tcW w:w="1040" w:type="dxa"/>
          </w:tcPr>
          <w:p w14:paraId="15864263" w14:textId="77777777" w:rsidR="005D4CE5" w:rsidRDefault="00887B63">
            <w:pPr>
              <w:pStyle w:val="OLtablecontents"/>
              <w:rPr>
                <w:ins w:id="1402" w:author="Author"/>
              </w:rPr>
            </w:pPr>
            <w:ins w:id="1403" w:author="Author">
              <w:r>
                <w:t>0.701</w:t>
              </w:r>
            </w:ins>
          </w:p>
        </w:tc>
        <w:tc>
          <w:tcPr>
            <w:tcW w:w="1040" w:type="dxa"/>
          </w:tcPr>
          <w:p w14:paraId="5AAD8311" w14:textId="77777777" w:rsidR="005D4CE5" w:rsidRDefault="00887B63">
            <w:pPr>
              <w:pStyle w:val="OLtablecontents"/>
              <w:rPr>
                <w:ins w:id="1404" w:author="Author"/>
              </w:rPr>
            </w:pPr>
            <w:ins w:id="1405" w:author="Author">
              <w:r>
                <w:t>0.000</w:t>
              </w:r>
            </w:ins>
          </w:p>
        </w:tc>
      </w:tr>
      <w:tr w:rsidR="005D4CE5" w14:paraId="6DCEA9A6" w14:textId="77777777">
        <w:trPr>
          <w:ins w:id="1406" w:author="Author"/>
        </w:trPr>
        <w:tc>
          <w:tcPr>
            <w:tcW w:w="1040" w:type="dxa"/>
          </w:tcPr>
          <w:p w14:paraId="5E571B6E" w14:textId="77777777" w:rsidR="005D4CE5" w:rsidRDefault="00887B63">
            <w:pPr>
              <w:pStyle w:val="OLtablecontents"/>
              <w:rPr>
                <w:ins w:id="1407" w:author="Author"/>
              </w:rPr>
            </w:pPr>
            <w:ins w:id="1408" w:author="Author">
              <w:r>
                <w:t>Glottal input removed</w:t>
              </w:r>
            </w:ins>
          </w:p>
        </w:tc>
        <w:tc>
          <w:tcPr>
            <w:tcW w:w="1040" w:type="dxa"/>
          </w:tcPr>
          <w:p w14:paraId="4EC43296" w14:textId="77777777" w:rsidR="005D4CE5" w:rsidRDefault="00887B63">
            <w:pPr>
              <w:pStyle w:val="OLtablecontents"/>
              <w:rPr>
                <w:ins w:id="1409" w:author="Author"/>
              </w:rPr>
            </w:pPr>
            <w:ins w:id="1410" w:author="Author">
              <w:r>
                <w:t>0</w:t>
              </w:r>
            </w:ins>
          </w:p>
        </w:tc>
        <w:tc>
          <w:tcPr>
            <w:tcW w:w="1040" w:type="dxa"/>
          </w:tcPr>
          <w:p w14:paraId="57D58659" w14:textId="77777777" w:rsidR="005D4CE5" w:rsidRDefault="00887B63">
            <w:pPr>
              <w:pStyle w:val="OLtablecontents"/>
              <w:rPr>
                <w:ins w:id="1411" w:author="Author"/>
              </w:rPr>
            </w:pPr>
            <w:ins w:id="1412" w:author="Author">
              <w:r>
                <w:t>0.710</w:t>
              </w:r>
            </w:ins>
          </w:p>
        </w:tc>
        <w:tc>
          <w:tcPr>
            <w:tcW w:w="1040" w:type="dxa"/>
          </w:tcPr>
          <w:p w14:paraId="358FE6B7" w14:textId="77777777" w:rsidR="005D4CE5" w:rsidRDefault="00887B63">
            <w:pPr>
              <w:pStyle w:val="OLtablecontents"/>
              <w:rPr>
                <w:ins w:id="1413" w:author="Author"/>
              </w:rPr>
            </w:pPr>
            <w:ins w:id="1414" w:author="Author">
              <w:r>
                <w:t>−0.016</w:t>
              </w:r>
            </w:ins>
          </w:p>
        </w:tc>
        <w:tc>
          <w:tcPr>
            <w:tcW w:w="1040" w:type="dxa"/>
          </w:tcPr>
          <w:p w14:paraId="6C92C0E9" w14:textId="77777777" w:rsidR="005D4CE5" w:rsidRDefault="00887B63">
            <w:pPr>
              <w:pStyle w:val="OLtablecontents"/>
              <w:rPr>
                <w:ins w:id="1415" w:author="Author"/>
              </w:rPr>
            </w:pPr>
            <w:ins w:id="1416" w:author="Author">
              <w:r>
                <w:t>0.681</w:t>
              </w:r>
            </w:ins>
          </w:p>
        </w:tc>
        <w:tc>
          <w:tcPr>
            <w:tcW w:w="1040" w:type="dxa"/>
          </w:tcPr>
          <w:p w14:paraId="54FFA0F5" w14:textId="77777777" w:rsidR="005D4CE5" w:rsidRDefault="00887B63">
            <w:pPr>
              <w:pStyle w:val="OLtablecontents"/>
              <w:rPr>
                <w:ins w:id="1417" w:author="Author"/>
              </w:rPr>
            </w:pPr>
            <w:ins w:id="1418" w:author="Author">
              <w:r>
                <w:t>−0.020</w:t>
              </w:r>
            </w:ins>
          </w:p>
        </w:tc>
      </w:tr>
    </w:tbl>
    <w:p w14:paraId="08C6E93E" w14:textId="77777777" w:rsidR="005D4CE5" w:rsidRDefault="00887B63">
      <w:pPr>
        <w:pStyle w:val="OLtext"/>
        <w:rPr>
          <w:ins w:id="1419" w:author="Author"/>
        </w:rPr>
      </w:pPr>
      <w:ins w:id="1420" w:author="Author">
        <w:r>
          <w:rPr>
            <w:sz w:val="16"/>
          </w:rPr>
          <w:t xml:space="preserve">Note. Δ is the change from the first row. Rows 2 and 7 are the same change for the classifier; row 3 differs slightly because a </w:t>
        </w:r>
        <w:r>
          <w:rPr>
            <w:i/>
            <w:sz w:val="16"/>
          </w:rPr>
          <w:t>k</w:t>
        </w:r>
        <w:r>
          <w:rPr>
            <w:sz w:val="16"/>
          </w:rPr>
          <w:t xml:space="preserve"> also feeds other inputs; row 5 removes the mark and doubles a following consonant; row 6 changes no input.</w:t>
        </w:r>
      </w:ins>
    </w:p>
    <w:p w14:paraId="51EEA133" w14:textId="77777777" w:rsidR="005D4CE5" w:rsidRDefault="005D4CE5">
      <w:pPr>
        <w:pStyle w:val="OL3ptseparator"/>
        <w:rPr>
          <w:ins w:id="1421" w:author="Author"/>
        </w:rPr>
      </w:pPr>
    </w:p>
    <w:p w14:paraId="4AAB0BC6" w14:textId="77777777" w:rsidR="005D4CE5" w:rsidRDefault="00887B63">
      <w:pPr>
        <w:pStyle w:val="OLtextindented"/>
        <w:rPr>
          <w:ins w:id="1422" w:author="Author"/>
        </w:rPr>
      </w:pPr>
      <w:ins w:id="1423" w:author="Autho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w:t>
        </w:r>
        <w:r>
          <w:t>ifact: the glottal-mark result above is exactly a dependence on orthography, of modest size.</w:t>
        </w:r>
      </w:ins>
    </w:p>
    <w:p w14:paraId="1EEF9A80" w14:textId="77777777" w:rsidR="005D4CE5" w:rsidRDefault="00887B63">
      <w:pPr>
        <w:pStyle w:val="OLheadingB-level"/>
        <w:rPr>
          <w:ins w:id="1424" w:author="Author"/>
        </w:rPr>
      </w:pPr>
      <w:ins w:id="1425" w:author="Author">
        <w:r>
          <w:t>Are uncoded forms similar across lists?</w:t>
        </w:r>
      </w:ins>
    </w:p>
    <w:p w14:paraId="6906E5BB" w14:textId="77777777" w:rsidR="005D4CE5" w:rsidRDefault="00887B63">
      <w:pPr>
        <w:pStyle w:val="OLtext"/>
        <w:rPr>
          <w:ins w:id="1426" w:author="Author"/>
        </w:rPr>
      </w:pPr>
      <w:ins w:id="1427" w:author="Author">
        <w:r>
          <w:t>The earlier version of this paper reported a clustering analysis and a test with p = 0.569 as evidence that the uncoded forms share no word families across the lists. The test compared a mean over twenty meanings with single draws of mostly coded vocabulary and did not test that hypothesis; the clustering's "optimal" number of clusters was the edge of the range searched. Both are withdrawn and replaced by the permutation test of section 2.6.</w:t>
        </w:r>
      </w:ins>
    </w:p>
    <w:p w14:paraId="48A830D7" w14:textId="77777777" w:rsidR="005D4CE5" w:rsidRDefault="00887B63">
      <w:pPr>
        <w:pStyle w:val="OLtextindented"/>
        <w:rPr>
          <w:ins w:id="1428" w:author="Author"/>
        </w:rPr>
      </w:pPr>
      <w:ins w:id="1429" w:author="Author">
        <w:r>
          <w:t>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look-alikes at the 0.34 threshold, against 0.52 expected (p = 0.0016). The positive control shows what a shared layer looks like in the same measure: among the coded forms (1,793 pairs) the mean distance is 0.578 a</w:t>
        </w:r>
        <w:r>
          <w:t xml:space="preserve">gainst 0.856, with 472 look-alike pairs against 8.5 expected. The excess among uncoded forms is about one eighth of the excess among coded forms on the distance measure and about one thirtieth on look-alike pairs (comparing the excesses over expectation per pair). The four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w:t>
        </w:r>
        <w:r>
          <w:t>(159 forms, 68 pairs) there are too few pairs to tell.</w:t>
        </w:r>
      </w:ins>
    </w:p>
    <w:p w14:paraId="7766963F" w14:textId="77777777" w:rsidR="005D4CE5" w:rsidRDefault="00887B63">
      <w:pPr>
        <w:pStyle w:val="OLtextindented"/>
        <w:rPr>
          <w:ins w:id="1430" w:author="Author"/>
        </w:rPr>
      </w:pPr>
      <w:ins w:id="1431" w:author="Autho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w:t>
        </w:r>
        <w:r>
          <w:t>e, and it does not describe the uncoded forms as independent innovations either: the data show a small excess of similarity among uncoded forms of the same meaning, of a size far below that of the coded vocabulary, and nothing more. More than twenty p-values were computed in this and the preceding sections; of these, only the primary permutation test had its decision rule written before the run (Section 2.6).</w:t>
        </w:r>
      </w:ins>
    </w:p>
    <w:p w14:paraId="359EEF8A" w14:textId="77777777" w:rsidR="005D4CE5" w:rsidRDefault="00887B63">
      <w:pPr>
        <w:pStyle w:val="OLheadingB-level"/>
        <w:rPr>
          <w:ins w:id="1432" w:author="Author"/>
        </w:rPr>
      </w:pPr>
      <w:ins w:id="1433" w:author="Author">
        <w:r>
          <w:t>Sixteen further lists.</w:t>
        </w:r>
      </w:ins>
    </w:p>
    <w:p w14:paraId="2D585654" w14:textId="77777777" w:rsidR="005D4CE5" w:rsidRDefault="00887B63">
      <w:pPr>
        <w:pStyle w:val="OLtext"/>
        <w:rPr>
          <w:ins w:id="1434" w:author="Author"/>
        </w:rPr>
      </w:pPr>
      <w:ins w:id="1435" w:author="Author">
        <w:r>
          <w:t>An earlier version applied the model to sixteen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sixteen lists against their own ABVD label with a mean AUC of 0.638 (range 0.427 to 0.795; 0.60 or more in ten of the sixteen). The mean s</w:t>
        </w:r>
        <w:r>
          <w:t>core of the Sulawesi lists is higher than that of the western lists (0.308 against 0.229, p = 0.023), but among coded forms alone the difference is not detectable (0.242 against 0.208, p = 0.37), and we make no geographic claim.</w:t>
        </w:r>
      </w:ins>
    </w:p>
    <w:p w14:paraId="30F49C26" w14:textId="77777777" w:rsidR="005D4CE5" w:rsidRDefault="00887B63">
      <w:pPr>
        <w:pStyle w:val="OLheadingA-level"/>
        <w:rPr>
          <w:ins w:id="1436" w:author="Author"/>
        </w:rPr>
      </w:pPr>
      <w:ins w:id="1437" w:author="Author">
        <w:r>
          <w:t>Discussion.</w:t>
        </w:r>
      </w:ins>
    </w:p>
    <w:p w14:paraId="33172A28" w14:textId="77777777" w:rsidR="005D4CE5" w:rsidRDefault="00887B63">
      <w:pPr>
        <w:pStyle w:val="OLtext"/>
        <w:rPr>
          <w:ins w:id="1438" w:author="Author"/>
        </w:rPr>
      </w:pPr>
      <w:ins w:id="1439" w:author="Autho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w:t>
        </w:r>
        <w:r>
          <w:t>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ins>
    </w:p>
    <w:p w14:paraId="1AB91DE5" w14:textId="77777777" w:rsidR="005D4CE5" w:rsidRDefault="00887B63">
      <w:pPr>
        <w:pStyle w:val="OLtextindented"/>
        <w:rPr>
          <w:ins w:id="1440" w:author="Author"/>
        </w:rPr>
      </w:pPr>
      <w:ins w:id="1441" w:author="Autho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a list it has not seen it is below the majority answer. The ranking does carry over to unseen lists, with an AUC of 0.70 on average. Whether that ranking helps a specialist has not been tested; the forms it puts first are long, more often glottal-marked and more often action words (T</w:t>
        </w:r>
        <w:r>
          <w:t>able 5), and the score carries no etymological information.</w:t>
        </w:r>
      </w:ins>
    </w:p>
    <w:p w14:paraId="4ABC9A1B" w14:textId="77777777" w:rsidR="005D4CE5" w:rsidRDefault="00887B63">
      <w:pPr>
        <w:pStyle w:val="OLtextindented"/>
        <w:rPr>
          <w:ins w:id="1442" w:author="Author"/>
        </w:rPr>
      </w:pPr>
      <w:ins w:id="1443" w:author="Autho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whose sensitivity even on coded forms is at most 38 percent. The counts are compatible with the lexical divergence reported by Mills (1975),</w:t>
        </w:r>
        <w:r>
          <w:t xml:space="preserve"> Sirk (1989) and Bulbeck, Pasqua, and Di Lello (2000);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ins>
    </w:p>
    <w:p w14:paraId="4070D553" w14:textId="77777777" w:rsidR="005D4CE5" w:rsidRDefault="00887B63">
      <w:pPr>
        <w:pStyle w:val="OLtextindented"/>
        <w:rPr>
          <w:ins w:id="1444" w:author="Author"/>
        </w:rPr>
      </w:pPr>
      <w:ins w:id="1445" w:author="Author">
        <w:r>
          <w:rPr>
            <w:i/>
          </w:rPr>
          <w:t>Tolaki.</w:t>
        </w:r>
        <w:r>
          <w:t xml:space="preserve"> The word under-documentation is withdrawn. The Tolaki list is well filled; it sits on the lower side of a thinly coded subgroup, and most of its uncoded forms have look-alikes elsewhere in Bungku-Tolaki. Seven of them match a coded Proto-Bungku-Tolaki entry by the screen, and twelve resemble the PMP entry. None of this bears on origin, for the reason given in section 3.3.</w:t>
        </w:r>
      </w:ins>
    </w:p>
    <w:p w14:paraId="43B4B0FC" w14:textId="77777777" w:rsidR="005D4CE5" w:rsidRDefault="00887B63">
      <w:pPr>
        <w:pStyle w:val="OLtextindented"/>
        <w:rPr>
          <w:ins w:id="1446" w:author="Author"/>
        </w:rPr>
      </w:pPr>
      <w:ins w:id="1447" w:author="Autho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ins>
    </w:p>
    <w:p w14:paraId="05F6999A" w14:textId="77777777" w:rsidR="005D4CE5" w:rsidRDefault="00887B63">
      <w:pPr>
        <w:pStyle w:val="OLtextindented"/>
        <w:rPr>
          <w:ins w:id="1448" w:author="Author"/>
        </w:rPr>
      </w:pPr>
      <w:ins w:id="1449" w:author="Autho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 r</w:t>
        </w:r>
        <w:r>
          <w:t>ate differs between lists and subgroups, and one language has two lists that code each other. The properties of the profile are correlated, the intervals treat forms as independent although meanings recur across the six lists, and ten properties were tested without adjustment. Six lists from one island were used. The look-alike screen compares spellings, its 42 Bungku-Tolaki comparison lists represent 13 languages from two contributors, and its sensitivity is an upper bound. The three-class count, the look-</w:t>
        </w:r>
        <w:r>
          <w:t>alike screens, the permutation test and the spelling tests had their decision rules written before they were run, on the same day and by the same analyst and without external registration; the further counts of section 3.5 and the per-list figures were made after the results were known. Form inputs carry information about the source list even though no list-level input is used. And no single form has been assessed by a specialist in these languages.</w:t>
        </w:r>
      </w:ins>
    </w:p>
    <w:p w14:paraId="606F6B8E" w14:textId="77777777" w:rsidR="005D4CE5" w:rsidRDefault="00887B63">
      <w:pPr>
        <w:pStyle w:val="OLheadingA-level"/>
        <w:rPr>
          <w:ins w:id="1450" w:author="Author"/>
        </w:rPr>
      </w:pPr>
      <w:ins w:id="1451" w:author="Author">
        <w:r>
          <w:t>Conclusion.</w:t>
        </w:r>
      </w:ins>
    </w:p>
    <w:p w14:paraId="2D7E12C9" w14:textId="77777777" w:rsidR="005D4CE5" w:rsidRDefault="00887B63">
      <w:pPr>
        <w:pStyle w:val="OLtext"/>
        <w:rPr>
          <w:ins w:id="1452" w:author="Author"/>
        </w:rPr>
      </w:pPr>
      <w:ins w:id="1453" w:author="Author">
        <w:r>
          <w:t>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cognate</w:t>
        </w:r>
        <w:r>
          <w:t>-set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directions</w:t>
        </w:r>
        <w:r>
          <w:t xml:space="preserve">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Conversion of the written forms to a phonetic transcription (Anderson et al. 2018) could reduce the dependence on notation that section 3.6 measured.</w:t>
        </w:r>
      </w:ins>
    </w:p>
    <w:p w14:paraId="58A36795" w14:textId="77777777" w:rsidR="005D4CE5" w:rsidRDefault="00887B63">
      <w:pPr>
        <w:pStyle w:val="OLreferencesheading"/>
        <w:rPr>
          <w:ins w:id="1454" w:author="Author"/>
        </w:rPr>
      </w:pPr>
      <w:ins w:id="1455" w:author="Author">
        <w:r>
          <w:t>DATA AND CODE AVAILABILITY</w:t>
        </w:r>
      </w:ins>
    </w:p>
    <w:p w14:paraId="0FC9B2AC" w14:textId="77777777" w:rsidR="005D4CE5" w:rsidRDefault="00887B63">
      <w:pPr>
        <w:pStyle w:val="OLtext"/>
        <w:rPr>
          <w:ins w:id="1456" w:author="Author"/>
        </w:rPr>
      </w:pPr>
      <w:ins w:id="1457" w:author="Author">
        <w:r>
          <w:t>The data files described below are deposited at Zenodo ([data DOI redacted for review];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look-alike in other Sulawesi lists and, for Tolaki, in Bungku-Tolaki lists); the 438 u</w:t>
        </w:r>
        <w:r>
          <w:t xml:space="preserve">ncoded forms as a subset; the 70 uncoded Makasar meanings with the Bugis and Sa'dan Toraja forms and the PMP entry; the twelve Tolaki look-alikes of PMP entries; and the 92 example rows from which table 7 was drawn. The source data are ABVD (Greenhill, Blust, and Gray 2008), lexibank/abvd at repository state 917c5a5, CC BY 4.0. The analysis scripts, the pre-stated decision rules and the result files are in the public project repository ([repository URL redacted for review] folders experiments/E227 to E231; </w:t>
        </w:r>
        <w:r>
          <w:t>MIT license).</w:t>
        </w:r>
      </w:ins>
    </w:p>
    <w:p w14:paraId="47D82768" w14:textId="77777777" w:rsidR="005D4CE5" w:rsidRDefault="00887B63">
      <w:pPr>
        <w:pStyle w:val="OLreferencesheading"/>
        <w:rPr>
          <w:ins w:id="1458" w:author="Author"/>
        </w:rPr>
      </w:pPr>
      <w:ins w:id="1459" w:author="Author">
        <w:r>
          <w:t>DECLARATION ON THE USE OF ARTIFICIAL INTELLIGENCE</w:t>
        </w:r>
      </w:ins>
    </w:p>
    <w:p w14:paraId="4A6CA017" w14:textId="77777777" w:rsidR="005D4CE5" w:rsidRDefault="00887B63">
      <w:pPr>
        <w:pStyle w:val="OLtext"/>
        <w:rPr>
          <w:ins w:id="1460" w:author="Author"/>
        </w:rPr>
      </w:pPr>
      <w:ins w:id="1461" w:author="Autho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w:t>
        </w:r>
        <w:r>
          <w:t>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w:t>
        </w:r>
        <w:r>
          <w:t>titute are stated where each result is given.</w:t>
        </w:r>
      </w:ins>
    </w:p>
    <w:p w14:paraId="44466DFE" w14:textId="77777777" w:rsidR="005D4CE5" w:rsidRDefault="00887B63">
      <w:pPr>
        <w:pStyle w:val="OLreferencesheading"/>
        <w:rPr>
          <w:ins w:id="1462" w:author="Author"/>
        </w:rPr>
      </w:pPr>
      <w:ins w:id="1463" w:author="Author">
        <w:r>
          <w:t>ACKNOWLEDGMENTS</w:t>
        </w:r>
      </w:ins>
    </w:p>
    <w:p w14:paraId="5CF688BB" w14:textId="77777777" w:rsidR="005D4CE5" w:rsidRDefault="00887B63">
      <w:pPr>
        <w:pStyle w:val="OLtext"/>
        <w:rPr>
          <w:ins w:id="1464" w:author="Author"/>
        </w:rPr>
      </w:pPr>
      <w:ins w:id="1465" w:author="Author">
        <w:r>
          <w:t xml:space="preserve">We thank the two anonymous reviewers of </w:t>
        </w:r>
        <w:r>
          <w:rPr>
            <w:i/>
          </w:rPr>
          <w:t>Oceanic Linguistics</w:t>
        </w:r>
        <w:r>
          <w:t>, whose questions prompted part of the re-derivation reported here, and the editors for their patience. We thank the compilers of the ABVD word lists and the ABVD team for making the data available under an open license.</w:t>
        </w:r>
      </w:ins>
    </w:p>
    <w:p w14:paraId="78E85781" w14:textId="77777777" w:rsidR="005D4CE5" w:rsidRDefault="00887B63">
      <w:pPr>
        <w:pStyle w:val="OLreferencesheading"/>
        <w:rPr>
          <w:ins w:id="1466" w:author="Author"/>
        </w:rPr>
      </w:pPr>
      <w:ins w:id="1467" w:author="Author">
        <w:r>
          <w:t>REFERENCES</w:t>
        </w:r>
      </w:ins>
    </w:p>
    <w:p w14:paraId="08CEA081" w14:textId="77777777" w:rsidR="003F379C" w:rsidRDefault="00887B63">
      <w:pPr>
        <w:pStyle w:val="ImageCaption"/>
        <w:rPr>
          <w:del w:id="1468" w:author="Author"/>
        </w:rPr>
      </w:pPr>
      <w:del w:id="1469" w:author="Author">
        <w:r>
          <w:delText>Predicted substrate rates (ML) vs. rule-based residual rates for 22 languages grouped by geographic region. Languages are ordered by ML substrate rate within each group.</w:delText>
        </w:r>
      </w:del>
    </w:p>
    <w:bookmarkEnd w:id="1381"/>
    <w:p w14:paraId="79F01C0C" w14:textId="77777777" w:rsidR="003F379C" w:rsidRDefault="00887B63">
      <w:pPr>
        <w:pStyle w:val="BodyText"/>
        <w:rPr>
          <w:del w:id="1470" w:author="Author"/>
        </w:rPr>
      </w:pPr>
      <w:del w:id="1471" w:author="Author">
        <w:r>
          <w:delText>The mean expansion AUC of 0.663 confirms that Model B generalizes to unseen languages, though with reduced performance compared to the original training languages (0.890). The key finding is geographic patterning: Sulawesi expansion languages show significantly higher mean P_substrate (0.606) than Western Indonesian languages (0.393), a delta of +0.213.</w:delText>
        </w:r>
      </w:del>
    </w:p>
    <w:p w14:paraId="0B70F87E" w14:textId="77777777" w:rsidR="003F379C" w:rsidRDefault="00887B63">
      <w:pPr>
        <w:pStyle w:val="BodyText"/>
        <w:rPr>
          <w:del w:id="1472" w:author="Author"/>
        </w:rPr>
      </w:pPr>
      <w:del w:id="1473" w:author="Author">
        <w:r>
          <w:delText xml:space="preserve">Two outliers merit comment. </w:delText>
        </w:r>
        <w:r>
          <w:delText>Bol. Mongondow, despite its Sulawesi location, shows the lowest predicted substrate rate among expansion Sulawesi languages (9.2%), behaving phonologically like a Western Indonesian language—consistent with strong Gorontalic Austronesian retention. Acehnese, despite being geographically Western Indonesian, shows a high predicted substrate rate (62.9%), consistent with its known Chamic heritage and possible Mon-Khmer substrate influence (Thurgood 1999).</w:delText>
        </w:r>
      </w:del>
    </w:p>
    <w:p w14:paraId="07F99E44" w14:textId="77777777" w:rsidR="003F379C" w:rsidRDefault="00887B63">
      <w:pPr>
        <w:pStyle w:val="Heading1"/>
        <w:rPr>
          <w:del w:id="1474" w:author="Author"/>
        </w:rPr>
      </w:pPr>
      <w:bookmarkStart w:id="1475" w:name="discussion"/>
      <w:bookmarkEnd w:id="148"/>
      <w:bookmarkEnd w:id="1300"/>
      <w:del w:id="1476" w:author="Author">
        <w:r>
          <w:delText>Discussion</w:delText>
        </w:r>
      </w:del>
    </w:p>
    <w:p w14:paraId="0E395BCA" w14:textId="77777777" w:rsidR="003F379C" w:rsidRDefault="00887B63">
      <w:pPr>
        <w:pStyle w:val="Heading2"/>
        <w:rPr>
          <w:del w:id="1477" w:author="Author"/>
        </w:rPr>
      </w:pPr>
      <w:bookmarkStart w:id="1478" w:name="the-phonological-fingerprint"/>
      <w:del w:id="1479" w:author="Author">
        <w:r>
          <w:delText>The phonological fingerprint</w:delText>
        </w:r>
      </w:del>
    </w:p>
    <w:p w14:paraId="498319FE" w14:textId="77777777" w:rsidR="003F379C" w:rsidRDefault="00887B63">
      <w:pPr>
        <w:pStyle w:val="FirstParagraph"/>
        <w:rPr>
          <w:del w:id="1480" w:author="Author"/>
        </w:rPr>
      </w:pPr>
      <w:del w:id="1481" w:author="Author">
        <w:r>
          <w:delText xml:space="preserve">The central finding of this study is that a probabilistic phonological profile—which we term a “fingerprint” for convenience—distinguishes non-mainstream vocabulary from inherited Austronesian forms in Sulawesi basic lexicon with moderate reliability (AUC = 0.763 after ablation): longer forms, more consonant clusters, higher rates of glottal stops, and fewer canonical Austronesian prefixes. </w:delText>
        </w:r>
        <w:r>
          <w:delText>This profile is detectable by machine learning and generalizes across all six languages in leave-one-out testing (6/6 ≥ 0.65 under ablation).</w:delText>
        </w:r>
      </w:del>
    </w:p>
    <w:p w14:paraId="4588F54C" w14:textId="77777777" w:rsidR="003F379C" w:rsidRDefault="00887B63">
      <w:pPr>
        <w:pStyle w:val="BodyText"/>
        <w:rPr>
          <w:del w:id="1482" w:author="Author"/>
        </w:rPr>
      </w:pPr>
      <w:del w:id="1483" w:author="Author">
        <w:r>
          <w:delText xml:space="preserve">Linguistically, this fingerprint is consistent with what would be expected of substrate vocabulary. Austronesian basic roots are canonically disyllabic (CVCV or CVCCV), reflecting the Proto-Austronesian root structure (Blust 2009). </w:delText>
        </w:r>
        <w:r>
          <w:delText>Forms that deviate from this template—through greater length, consonant clusters, or non-canonical segments like glottal stops—are more likely to originate outside the Austronesian mainstream, whether as pre-Austronesian remnants, areal innovations, or language-specific neologisms.</w:delText>
        </w:r>
      </w:del>
    </w:p>
    <w:p w14:paraId="32373E26" w14:textId="77777777" w:rsidR="003F379C" w:rsidRDefault="00887B63">
      <w:pPr>
        <w:pStyle w:val="BodyText"/>
        <w:rPr>
          <w:del w:id="1484" w:author="Author"/>
        </w:rPr>
      </w:pPr>
      <w:del w:id="1485" w:author="Author">
        <w:r>
          <w:delText xml:space="preserve">The prominence of the </w:delText>
        </w:r>
        <w:r>
          <w:rPr>
            <w:smallCaps/>
          </w:rPr>
          <w:delText>action</w:delText>
        </w:r>
        <w:r>
          <w:delText xml:space="preserve"> semantic domain among high-confidence substrates is noteworthy. Action verbs may represent a “vulnerable” </w:delText>
        </w:r>
        <w:r>
          <w:delText>domain for substrate retention: while nouns for basic objects and body parts are readily displaced by incoming Austronesian vocabulary, verbs describing everyday actions may persist because they are more deeply embedded in cultural practice and syntactic frames. This aligns with observations in creole linguistics that substrate verb semantics tend to be more resistant to superstrate replacement than noun semantics (Lefebvre 2004; Thomason and Kaufman 1988).</w:delText>
        </w:r>
      </w:del>
    </w:p>
    <w:p w14:paraId="0C5813F8" w14:textId="77777777" w:rsidR="003F379C" w:rsidRDefault="00887B63">
      <w:pPr>
        <w:pStyle w:val="Heading2"/>
        <w:rPr>
          <w:del w:id="1486" w:author="Author"/>
        </w:rPr>
      </w:pPr>
      <w:bookmarkStart w:id="1487" w:name="parallel-innovation-not-shared-substrate"/>
      <w:bookmarkEnd w:id="1478"/>
      <w:del w:id="1488" w:author="Author">
        <w:r>
          <w:delText>Parallel innovation, not shared substrate</w:delText>
        </w:r>
      </w:del>
    </w:p>
    <w:p w14:paraId="2A02D49B" w14:textId="77777777" w:rsidR="003F379C" w:rsidRDefault="00887B63">
      <w:pPr>
        <w:pStyle w:val="FirstParagraph"/>
        <w:rPr>
          <w:del w:id="1489" w:author="Author"/>
        </w:rPr>
      </w:pPr>
      <w:del w:id="1490" w:author="Author">
        <w:r>
          <w:delText xml:space="preserve">The clustering analysis (E029) provides a critical constraint on interpretation. The 266 consensus substrates do not form coherent word families across languages: silhouette scores are near zero, and the cross-linguistic cognate test is non-significant (p = 0.569). This provides no support for the hypothesis that these forms derive from a single pre-Austronesian language that was displaced by Austronesian expansion. </w:delText>
        </w:r>
        <w:r>
          <w:delText>Alternative explanations—including deeply diverged substrate(s) beyond the resolving power of Levenshtein distance, or multiple unrelated substrate languages—cannot be excluded, but the parsimonious interpretation is independent innovation.</w:delText>
        </w:r>
      </w:del>
    </w:p>
    <w:p w14:paraId="49A30B09" w14:textId="77777777" w:rsidR="003F379C" w:rsidRDefault="00887B63">
      <w:pPr>
        <w:pStyle w:val="BodyText"/>
        <w:rPr>
          <w:del w:id="1491" w:author="Author"/>
        </w:rPr>
      </w:pPr>
      <w:del w:id="1492" w:author="Author">
        <w:r>
          <w:delText xml:space="preserve">Instead, the consensus substrates appear to represent parallel independent innovations: each language independently developed non-mainstream vocabulary in similar semantic domains (action verbs, grammatical words), producing forms that share a phonological profile (the fingerprint) without sharing etymological descent. This is consistent with the “lexical gap” </w:delText>
        </w:r>
        <w:r>
          <w:delText>interpretation—these are positions in the Swadesh list where each language innovated away from the proto-Austronesian form through language-specific processes (contact, semantic shift, phonological erosion of the original root), rather than inheriting from a common non-Austronesian source.</w:delText>
        </w:r>
      </w:del>
    </w:p>
    <w:p w14:paraId="0EEB321D" w14:textId="77777777" w:rsidR="003F379C" w:rsidRDefault="00887B63">
      <w:pPr>
        <w:pStyle w:val="BodyText"/>
        <w:rPr>
          <w:del w:id="1493" w:author="Author"/>
        </w:rPr>
      </w:pPr>
      <w:del w:id="1494" w:author="Author">
        <w:r>
          <w:delText xml:space="preserve">The numeral compound false positives (“Twenty”, “Fifty”) illustrate a related methodological lesson: phonological non-conformity is not equivalent to non-Austronesian origin. </w:delText>
        </w:r>
        <w:r>
          <w:delText>Morphologically complex Austronesian forms can mimic the substrate fingerprint, and any computational substrate detection method must account for productive morphology.</w:delText>
        </w:r>
      </w:del>
    </w:p>
    <w:p w14:paraId="6FEE2DD7" w14:textId="77777777" w:rsidR="003F379C" w:rsidRDefault="00887B63">
      <w:pPr>
        <w:pStyle w:val="Heading2"/>
        <w:rPr>
          <w:del w:id="1495" w:author="Author"/>
        </w:rPr>
      </w:pPr>
      <w:bookmarkStart w:id="1496" w:name="tolaki-outlier-or-genuine-divergence"/>
      <w:bookmarkEnd w:id="1487"/>
      <w:del w:id="1497" w:author="Author">
        <w:r>
          <w:delText>Tolaki: outlier or genuine divergence?</w:delText>
        </w:r>
      </w:del>
    </w:p>
    <w:p w14:paraId="1F6190DC" w14:textId="77777777" w:rsidR="003F379C" w:rsidRDefault="00887B63">
      <w:pPr>
        <w:pStyle w:val="FirstParagraph"/>
        <w:rPr>
          <w:del w:id="1498" w:author="Author"/>
        </w:rPr>
      </w:pPr>
      <w:del w:id="1499" w:author="Author">
        <w:r>
          <w:delText xml:space="preserve">Tolaki’s dominant contribution to the substrate candidate pool (121/266 CS forms, 45.5%) demands careful interpretation. Its low ABVD cognacy coverage (36%) means that many genuinely Austronesian forms may be misclassified as residuals simply because the ABVD lacks cognate coding for them. </w:delText>
        </w:r>
        <w:r>
          <w:delText>This coverage artifact inflates Tolaki’s residual rate and, by extension, its contribution to the ML training set.</w:delText>
        </w:r>
      </w:del>
    </w:p>
    <w:p w14:paraId="7CFF1638" w14:textId="77777777" w:rsidR="003F379C" w:rsidRDefault="00887B63">
      <w:pPr>
        <w:pStyle w:val="BodyText"/>
        <w:rPr>
          <w:del w:id="1500" w:author="Author"/>
        </w:rPr>
      </w:pPr>
      <w:del w:id="1501" w:author="Author">
        <w:r>
          <w:delText xml:space="preserve">However, the LOLO analysis provides partial reassurance: when Tolaki is held out entirely, the model still achieves AUC = 0.806 on Tolaki data—the highest of any language—suggesting that Tolaki’s non-mainstream vocabulary has genuinely distinctive phonological properties that the model learns from the other five languages. </w:delText>
        </w:r>
        <w:r>
          <w:delText>The sensitivity analysis (ΔAUC = -0.062 without Tolaki) further confirms that the overall result survives Tolaki’s removal, though it weakens.</w:delText>
        </w:r>
      </w:del>
    </w:p>
    <w:p w14:paraId="61045B6D" w14:textId="77777777" w:rsidR="003F379C" w:rsidRDefault="00887B63">
      <w:pPr>
        <w:pStyle w:val="BodyText"/>
        <w:rPr>
          <w:del w:id="1502" w:author="Author"/>
        </w:rPr>
      </w:pPr>
      <w:del w:id="1503" w:author="Author">
        <w:r>
          <w:delText>Whether Tolaki’s elevated non-mainstream vocabulary reflects genuine pre-Austronesian substrate, greater distance from the South Sulawesi “mainstream” represented by Bugis and Makassar, or simply documentation gaps in the ABVD cannot be resolved by computational methods alone and requires targeted fieldwork.</w:delText>
        </w:r>
      </w:del>
    </w:p>
    <w:p w14:paraId="7F3452D0" w14:textId="77777777" w:rsidR="003F379C" w:rsidRDefault="00887B63">
      <w:pPr>
        <w:pStyle w:val="Heading2"/>
        <w:rPr>
          <w:del w:id="1504" w:author="Author"/>
        </w:rPr>
      </w:pPr>
      <w:bookmarkStart w:id="1505" w:name="comparison-with-traditional-methods"/>
      <w:bookmarkEnd w:id="1496"/>
      <w:del w:id="1506" w:author="Author">
        <w:r>
          <w:delText>Comparison with traditional methods</w:delText>
        </w:r>
      </w:del>
    </w:p>
    <w:p w14:paraId="1559FD30" w14:textId="77777777" w:rsidR="003F379C" w:rsidRDefault="00887B63">
      <w:pPr>
        <w:pStyle w:val="FirstParagraph"/>
        <w:rPr>
          <w:del w:id="1507" w:author="Author"/>
        </w:rPr>
      </w:pPr>
      <w:del w:id="1508" w:author="Author">
        <w:r>
          <w:delText>Traditional substrate detection in Austronesian linguistics relies on the identification of forms that cannot be reconstructed to any proto-language through regular sound correspondences (Blust 2009; Blust 2010), while recent computational approaches have focused on automated cognate detection (List 2012) and large-scale phylogenetic inference from lexical data (Jäger 2018). This method is powerful but requires deep expertise in each language’s historical phonology and scales poorly across large datasets.</w:delText>
        </w:r>
      </w:del>
    </w:p>
    <w:p w14:paraId="3852C539" w14:textId="77777777" w:rsidR="003F379C" w:rsidRDefault="00887B63">
      <w:pPr>
        <w:pStyle w:val="BodyText"/>
        <w:rPr>
          <w:del w:id="1509" w:author="Author"/>
        </w:rPr>
      </w:pPr>
      <w:del w:id="1510" w:author="Author">
        <w:r>
          <w:delText>Our ML approach is complementary rather than competitive. It cannot replace the comparative method—it has no access to sound correspondences, morphological decomposition, or diachronic phonological rules. What it offers is a scalable, reproducible screening tool that can flag phonologically anomalous forms for specialist attention. The cross-method consensus analysis (Section </w:delText>
        </w:r>
        <w:r>
          <w:fldChar w:fldCharType="begin"/>
        </w:r>
        <w:r>
          <w:delInstrText>HYPERLINK \l "sec:results_consensus" \h</w:delInstrText>
        </w:r>
        <w:r>
          <w:fldChar w:fldCharType="separate"/>
        </w:r>
        <w:r>
          <w:rPr>
            <w:rStyle w:val="Hyperlink"/>
          </w:rPr>
          <w:delText>3.6</w:delText>
        </w:r>
        <w:r>
          <w:fldChar w:fldCharType="end"/>
        </w:r>
        <w:r>
          <w:delText>) demonstrates this complementarity: 60.7% of rule-based residuals are confirmed by ML, while 39.3% are reclassified as phonologically Austronesian-like (probable false positives), and 41 new candidates are identified that the rule-based method missed.</w:delText>
        </w:r>
      </w:del>
    </w:p>
    <w:p w14:paraId="5A64EAAE" w14:textId="77777777" w:rsidR="003F379C" w:rsidRDefault="00887B63">
      <w:pPr>
        <w:pStyle w:val="Heading2"/>
        <w:rPr>
          <w:del w:id="1511" w:author="Author"/>
        </w:rPr>
      </w:pPr>
      <w:bookmarkStart w:id="1512" w:name="sec:hanacaraka"/>
      <w:bookmarkEnd w:id="1505"/>
      <w:del w:id="1513" w:author="Author">
        <w:r>
          <w:delText>Script-level convergence: the Hanacaraka reduction</w:delText>
        </w:r>
      </w:del>
    </w:p>
    <w:p w14:paraId="6C8C0048" w14:textId="77777777" w:rsidR="003F379C" w:rsidRDefault="00887B63">
      <w:pPr>
        <w:pStyle w:val="FirstParagraph"/>
        <w:rPr>
          <w:del w:id="1514" w:author="Author"/>
        </w:rPr>
      </w:pPr>
      <w:del w:id="1515" w:author="Author">
        <w:r>
          <w:delText xml:space="preserve">An independent line of evidence converges with the computationally detected phonological fingerprint. </w:delText>
        </w:r>
        <w:r>
          <w:delText xml:space="preserve">The Javanese script Hanacaraka, derived from the Brahmi–Pallava tradition via Kawi, reduces the Sanskrit–Devanagari consonant inventory from 33 to 20 aksara (Casparis 1975). The 13 eliminated consonants fall into exactly the phonological categories that define Austronesian non-conformity in Model B: aspiration contrasts (8 consonants: </w:delText>
        </w:r>
        <w:r>
          <w:rPr>
            <w:i/>
            <w:iCs/>
          </w:rPr>
          <w:delText>kha</w:delText>
        </w:r>
        <w:r>
          <w:delText xml:space="preserve">, </w:delText>
        </w:r>
        <w:r>
          <w:rPr>
            <w:i/>
            <w:iCs/>
          </w:rPr>
          <w:delText>gha</w:delText>
        </w:r>
        <w:r>
          <w:delText xml:space="preserve">, </w:delText>
        </w:r>
        <w:r>
          <w:rPr>
            <w:i/>
            <w:iCs/>
          </w:rPr>
          <w:delText>cha</w:delText>
        </w:r>
        <w:r>
          <w:delText xml:space="preserve">, </w:delText>
        </w:r>
        <w:r>
          <w:rPr>
            <w:i/>
            <w:iCs/>
          </w:rPr>
          <w:delText>jha</w:delText>
        </w:r>
        <w:r>
          <w:delText xml:space="preserve">, </w:delText>
        </w:r>
        <w:r>
          <w:rPr>
            <w:i/>
            <w:iCs/>
          </w:rPr>
          <w:delText>tha</w:delText>
        </w:r>
        <w:r>
          <w:delText xml:space="preserve">, </w:delText>
        </w:r>
        <w:r>
          <w:rPr>
            <w:i/>
            <w:iCs/>
          </w:rPr>
          <w:delText>dha</w:delText>
        </w:r>
        <w:r>
          <w:delText xml:space="preserve">, </w:delText>
        </w:r>
        <w:r>
          <w:rPr>
            <w:i/>
            <w:iCs/>
          </w:rPr>
          <w:delText>pha</w:delText>
        </w:r>
        <w:r>
          <w:delText xml:space="preserve">, </w:delText>
        </w:r>
        <w:r>
          <w:rPr>
            <w:i/>
            <w:iCs/>
          </w:rPr>
          <w:delText>bha</w:delText>
        </w:r>
        <w:r>
          <w:delText xml:space="preserve">), retroflex place distinctions (5: </w:delText>
        </w:r>
        <w:r>
          <w:rPr>
            <w:i/>
            <w:iCs/>
          </w:rPr>
          <w:delText>ṭ</w:delText>
        </w:r>
        <w:r>
          <w:rPr>
            <w:i/>
            <w:iCs/>
          </w:rPr>
          <w:delText>a</w:delText>
        </w:r>
        <w:r>
          <w:delText xml:space="preserve">, </w:delText>
        </w:r>
        <w:r>
          <w:rPr>
            <w:i/>
            <w:iCs/>
          </w:rPr>
          <w:delText>ṭ</w:delText>
        </w:r>
        <w:r>
          <w:rPr>
            <w:i/>
            <w:iCs/>
          </w:rPr>
          <w:delText>ha</w:delText>
        </w:r>
        <w:r>
          <w:delText xml:space="preserve">, </w:delText>
        </w:r>
        <w:r>
          <w:rPr>
            <w:i/>
            <w:iCs/>
          </w:rPr>
          <w:delText>ḍ</w:delText>
        </w:r>
        <w:r>
          <w:rPr>
            <w:i/>
            <w:iCs/>
          </w:rPr>
          <w:delText>a</w:delText>
        </w:r>
        <w:r>
          <w:delText xml:space="preserve">, </w:delText>
        </w:r>
        <w:r>
          <w:rPr>
            <w:i/>
            <w:iCs/>
          </w:rPr>
          <w:delText>ḍ</w:delText>
        </w:r>
        <w:r>
          <w:rPr>
            <w:i/>
            <w:iCs/>
          </w:rPr>
          <w:delText>ha</w:delText>
        </w:r>
        <w:r>
          <w:delText xml:space="preserve">, </w:delText>
        </w:r>
        <w:r>
          <w:rPr>
            <w:i/>
            <w:iCs/>
          </w:rPr>
          <w:delText>ṇ</w:delText>
        </w:r>
        <w:r>
          <w:rPr>
            <w:i/>
            <w:iCs/>
          </w:rPr>
          <w:delText>a</w:delText>
        </w:r>
        <w:r>
          <w:delText>), and sibilant manner distinctions (three Sanskrit sibilants merged into one).</w:delText>
        </w:r>
      </w:del>
    </w:p>
    <w:p w14:paraId="51F3B9A6" w14:textId="77777777" w:rsidR="003F379C" w:rsidRDefault="00887B63">
      <w:pPr>
        <w:pStyle w:val="BodyText"/>
        <w:rPr>
          <w:del w:id="1516" w:author="Author"/>
        </w:rPr>
      </w:pPr>
      <w:del w:id="1517" w:author="Author">
        <w:r>
          <w:delText xml:space="preserve">This script-level reduction is phonologically principled: the categories eliminated from Hanacaraka are precisely those absent from Proto-Austronesian (Blust 2009). PAn reconstructions posit approximately 17 consonant phonemes; Hanacaraka’s 20 aksara are a closer match to the PAn inventory than to the 33-consonant Sanskrit source. </w:delText>
        </w:r>
        <w:r>
          <w:delText>The script adaptation reveals the same phonotactic constraints that our ML model detects computationally: when Javanese speakers received an Indic writing system, they stripped away the phonological distinctions that had no correlate in Austronesian phonology.</w:delText>
        </w:r>
      </w:del>
    </w:p>
    <w:p w14:paraId="0E25F9F0" w14:textId="77777777" w:rsidR="003F379C" w:rsidRDefault="00887B63">
      <w:pPr>
        <w:pStyle w:val="BodyText"/>
        <w:rPr>
          <w:del w:id="1518" w:author="Author"/>
        </w:rPr>
      </w:pPr>
      <w:del w:id="1519" w:author="Author">
        <w:r>
          <w:delText xml:space="preserve">A further convergence involves the glottal stop. Javanese has a phonemic glottal stop [] that is represented in neither Hanacaraka nor Devanagari—it predates the adoption of Indic writing. </w:delText>
        </w:r>
        <w:r>
          <w:delText xml:space="preserve">Our SHAP analysis identifies glottal stop presence as the fifth most important feature for substrate classification (mean |SHAP| = 0.188), with substrate candidates showing significantly higher rates of glottal stops (32.0%) than consensus Austronesian forms (10.5%). </w:delText>
        </w:r>
        <w:r>
          <w:delText>That the phoneme most diagnostic of non-mainstream vocabulary is precisely the one absent from both the indigenous and the borrowed script systems suggests it belongs to a deeper phonological layer—consistent with pre-Austronesian or early Austronesian substrate.</w:delText>
        </w:r>
      </w:del>
    </w:p>
    <w:p w14:paraId="61F21D7D" w14:textId="77777777" w:rsidR="003F379C" w:rsidRDefault="00887B63">
      <w:pPr>
        <w:pStyle w:val="BodyText"/>
        <w:rPr>
          <w:del w:id="1520" w:author="Author"/>
        </w:rPr>
      </w:pPr>
      <w:del w:id="1521" w:author="Author">
        <w:r>
          <w:delText xml:space="preserve">While this evidence comes from Javanese rather than the Sulawesi languages in our primary dataset, the Hanacaraka reduction reflects a pan-Western-Malayo-Polynesian phonological constraint. </w:delText>
        </w:r>
        <w:r>
          <w:delText>The convergence between computational substrate detection and historical script adaptation strengthens confidence that the phonological fingerprint identified by Model B reflects genuine structural properties of the Austronesian phonological system, rather than artifacts of the classification methodology.</w:delText>
        </w:r>
      </w:del>
    </w:p>
    <w:p w14:paraId="2062322F" w14:textId="77777777" w:rsidR="003F379C" w:rsidRDefault="00887B63">
      <w:pPr>
        <w:pStyle w:val="Heading2"/>
        <w:rPr>
          <w:del w:id="1522" w:author="Author"/>
        </w:rPr>
      </w:pPr>
      <w:bookmarkStart w:id="1523" w:name="sec:limitations"/>
      <w:bookmarkEnd w:id="1512"/>
      <w:del w:id="1524" w:author="Author">
        <w:r>
          <w:delText>Limitations</w:delText>
        </w:r>
      </w:del>
    </w:p>
    <w:p w14:paraId="722BEC85" w14:textId="77777777" w:rsidR="003F379C" w:rsidRDefault="00887B63">
      <w:pPr>
        <w:pStyle w:val="FirstParagraph"/>
        <w:rPr>
          <w:del w:id="1525" w:author="Author"/>
        </w:rPr>
      </w:pPr>
      <w:del w:id="1526" w:author="Author">
        <w:r>
          <w:delText>Several limitations constrain the interpretation of these results.</w:delText>
        </w:r>
      </w:del>
    </w:p>
    <w:p w14:paraId="1A1D940B" w14:textId="77777777" w:rsidR="003F379C" w:rsidRDefault="00887B63">
      <w:pPr>
        <w:numPr>
          <w:ilvl w:val="0"/>
          <w:numId w:val="10"/>
        </w:numPr>
        <w:rPr>
          <w:del w:id="1527" w:author="Author"/>
        </w:rPr>
      </w:pPr>
      <w:del w:id="1528" w:author="Author">
        <w:r>
          <w:rPr>
            <w:b/>
            <w:bCs/>
          </w:rPr>
          <w:delText>Orthographic, not IPA.</w:delText>
        </w:r>
        <w:r>
          <w:delText xml:space="preserve"> </w:delText>
        </w:r>
        <w:r>
          <w:delText>All phonological features were computed from ABVD orthographic forms, which use language-specific orthographic conventions rather than standardized phonemic transcriptions. Our approximate IPA conversion test (Section </w:delText>
        </w:r>
        <w:r>
          <w:fldChar w:fldCharType="begin"/>
        </w:r>
        <w:r>
          <w:delInstrText>HYPERLINK \l "sec:results_ipa" \h</w:delInstrText>
        </w:r>
        <w:r>
          <w:fldChar w:fldCharType="separate"/>
        </w:r>
        <w:r>
          <w:rPr>
            <w:rStyle w:val="Hyperlink"/>
          </w:rPr>
          <w:delText>3.4</w:delText>
        </w:r>
        <w:r>
          <w:fldChar w:fldCharType="end"/>
        </w:r>
        <w:r>
          <w:delText>) shows that digraph collapse does not degrade performance (ΔAUC &lt; 0.01), but this conversion is conservative—only 5.5% of forms were affected. Full IPA conversion with language-specific phonological rules would provide a more thorough validation.</w:delText>
        </w:r>
      </w:del>
    </w:p>
    <w:p w14:paraId="7BC528DC" w14:textId="77777777" w:rsidR="003F379C" w:rsidRDefault="00887B63">
      <w:pPr>
        <w:numPr>
          <w:ilvl w:val="0"/>
          <w:numId w:val="10"/>
        </w:numPr>
        <w:rPr>
          <w:del w:id="1529" w:author="Author"/>
        </w:rPr>
      </w:pPr>
      <w:del w:id="1530" w:author="Author">
        <w:r>
          <w:rPr>
            <w:b/>
            <w:bCs/>
          </w:rPr>
          <w:delText>Small sample size.</w:delText>
        </w:r>
        <w:r>
          <w:delText xml:space="preserve"> With 1,357 total forms and 438 substrate candidates across six languages, the dataset is small by ML standards. The results should be interpreted as suggestive rather than definitive, and replication on larger vocabularies (beyond Swadesh-210) is needed.</w:delText>
        </w:r>
      </w:del>
    </w:p>
    <w:p w14:paraId="55BD68F8" w14:textId="77777777" w:rsidR="003F379C" w:rsidRDefault="00887B63">
      <w:pPr>
        <w:numPr>
          <w:ilvl w:val="0"/>
          <w:numId w:val="10"/>
        </w:numPr>
        <w:rPr>
          <w:del w:id="1531" w:author="Author"/>
        </w:rPr>
      </w:pPr>
      <w:del w:id="1532" w:author="Author">
        <w:r>
          <w:rPr>
            <w:b/>
            <w:bCs/>
          </w:rPr>
          <w:delText>Label noise and proxy labels.</w:delText>
        </w:r>
        <w:r>
          <w:delText xml:space="preserve"> The labels index forms that resist attribution to known Austronesian etyma in the ABVD—not forms with confirmed non-Austronesian origin. No ground truth exists for “substrate” </w:delText>
        </w:r>
        <w:r>
          <w:delText>identity. The Positive-Unlabeled nature of the labeling means that some “non-mainstream” candidates are actually Austronesian forms with missing ABVD cognacy data. This label noise biases the classifier toward conservative estimates of the phonological fingerprint’s distinctiveness.</w:delText>
        </w:r>
      </w:del>
    </w:p>
    <w:p w14:paraId="5E70E568" w14:textId="77777777" w:rsidR="003F379C" w:rsidRDefault="00887B63">
      <w:pPr>
        <w:numPr>
          <w:ilvl w:val="0"/>
          <w:numId w:val="10"/>
        </w:numPr>
        <w:rPr>
          <w:del w:id="1533" w:author="Author"/>
        </w:rPr>
      </w:pPr>
      <w:del w:id="1534" w:author="Author">
        <w:r>
          <w:rPr>
            <w:b/>
            <w:bCs/>
          </w:rPr>
          <w:delText>Cognacy coverage confound.</w:delText>
        </w:r>
        <w:r>
          <w:delText xml:space="preserve"> The top SHAP feature (</w:delText>
        </w:r>
        <w:r>
          <w:rPr>
            <w:rStyle w:val="VerbatimChar"/>
          </w:rPr>
          <w:delText>language_cognacy_coverage</w:delText>
        </w:r>
        <w:r>
          <w:delText>) is a language-level property correlated with the labeling process. However, the ablation analysis (Section </w:delText>
        </w:r>
        <w:r>
          <w:fldChar w:fldCharType="begin"/>
        </w:r>
        <w:r>
          <w:delInstrText>HYPERLINK \l "sec:results_ablation" \h</w:delInstrText>
        </w:r>
        <w:r>
          <w:fldChar w:fldCharType="separate"/>
        </w:r>
        <w:r>
          <w:rPr>
            <w:rStyle w:val="Hyperlink"/>
          </w:rPr>
          <w:delText>3.3</w:delText>
        </w:r>
        <w:r>
          <w:fldChar w:fldCharType="end"/>
        </w:r>
        <w:r>
          <w:delText xml:space="preserve">) demonstrates that removing this feature slightly </w:delText>
        </w:r>
        <w:r>
          <w:rPr>
            <w:i/>
            <w:iCs/>
          </w:rPr>
          <w:delText>improves</w:delText>
        </w:r>
        <w:r>
          <w:delText xml:space="preserve"> performance (CV AUC +0.003, LOLO AUC +0.007), confirming that the phonological fingerprint is not driven by this confound. The </w:delText>
        </w:r>
        <w:r>
          <w:rPr>
            <w:rStyle w:val="VerbatimChar"/>
          </w:rPr>
          <w:delText>language_id_encoded</w:delText>
        </w:r>
        <w:r>
          <w:delText xml:space="preserve"> control still contributes modestly: removing both language features reduces CV AUC by 0.033.</w:delText>
        </w:r>
      </w:del>
    </w:p>
    <w:p w14:paraId="2C1DB587" w14:textId="77777777" w:rsidR="003F379C" w:rsidRDefault="00887B63">
      <w:pPr>
        <w:numPr>
          <w:ilvl w:val="0"/>
          <w:numId w:val="10"/>
        </w:numPr>
        <w:rPr>
          <w:del w:id="1535" w:author="Author"/>
        </w:rPr>
      </w:pPr>
      <w:del w:id="1536" w:author="Author">
        <w:r>
          <w:rPr>
            <w:b/>
            <w:bCs/>
          </w:rPr>
          <w:delText>Geographic scope.</w:delText>
        </w:r>
        <w:r>
          <w:delText xml:space="preserve"> Six languages from a single island cannot represent the full diversity of Austronesian–non-Austronesian contact situations. The expansion analysis (Section </w:delText>
        </w:r>
        <w:r>
          <w:fldChar w:fldCharType="begin"/>
        </w:r>
        <w:r>
          <w:delInstrText>HYPERLINK \l "sec:results_expansion" \h</w:delInstrText>
        </w:r>
        <w:r>
          <w:fldChar w:fldCharType="separate"/>
        </w:r>
        <w:r>
          <w:rPr>
            <w:rStyle w:val="Hyperlink"/>
          </w:rPr>
          <w:delText>3.8</w:delText>
        </w:r>
        <w:r>
          <w:fldChar w:fldCharType="end"/>
        </w:r>
        <w:r>
          <w:delText>) provides encouraging generalization, but systematic validation across Melanesia, where Austronesian–Papuan contact is well documented (Ross 2005; Dunn et al. 2005), would be a more rigorous test.</w:delText>
        </w:r>
      </w:del>
    </w:p>
    <w:p w14:paraId="0AC9C15B" w14:textId="77777777" w:rsidR="003F379C" w:rsidRDefault="00887B63">
      <w:pPr>
        <w:numPr>
          <w:ilvl w:val="0"/>
          <w:numId w:val="10"/>
        </w:numPr>
        <w:rPr>
          <w:del w:id="1537" w:author="Author"/>
        </w:rPr>
      </w:pPr>
      <w:del w:id="1538" w:author="Author">
        <w:r>
          <w:rPr>
            <w:b/>
            <w:bCs/>
          </w:rPr>
          <w:delText>No morphological decomposition.</w:delText>
        </w:r>
        <w:r>
          <w:delText xml:space="preserve"> All features operate on surface forms without morphological parsing. Consonant clusters arising from productive morphology (e.g. infixation with </w:delText>
        </w:r>
        <w:r>
          <w:rPr>
            <w:i/>
            <w:iCs/>
          </w:rPr>
          <w:delText>-um-</w:delText>
        </w:r>
        <w:r>
          <w:delText xml:space="preserve">, </w:delText>
        </w:r>
        <w:r>
          <w:rPr>
            <w:i/>
            <w:iCs/>
          </w:rPr>
          <w:delText>-in-</w:delText>
        </w:r>
        <w:r>
          <w:delText xml:space="preserve">, or suffixation with </w:delText>
        </w:r>
        <w:r>
          <w:rPr>
            <w:i/>
            <w:iCs/>
          </w:rPr>
          <w:delText>-an</w:delText>
        </w:r>
        <w:r>
          <w:delText xml:space="preserve">, </w:delText>
        </w:r>
        <w:r>
          <w:rPr>
            <w:i/>
            <w:iCs/>
          </w:rPr>
          <w:delText>-i</w:delText>
        </w:r>
        <w:r>
          <w:delText>) are not distinguished from root-internal clusters. Similarly, prefix detection is limited to canonical Austronesian prefixes and does not capture infixes or suffixes. Morphological decomposition of the ABVD forms—using tools such as language-specific analyzers or paradigm-based approaches—would enable root-level feature extraction and a cleaner test of whether the phonological profile is stem-level or morphologically inflated.</w:delText>
        </w:r>
      </w:del>
    </w:p>
    <w:p w14:paraId="790B7435" w14:textId="77777777" w:rsidR="003F379C" w:rsidRDefault="00887B63">
      <w:pPr>
        <w:pStyle w:val="Heading1"/>
        <w:rPr>
          <w:del w:id="1539" w:author="Author"/>
        </w:rPr>
      </w:pPr>
      <w:bookmarkStart w:id="1540" w:name="conclusion"/>
      <w:bookmarkEnd w:id="1475"/>
      <w:bookmarkEnd w:id="1523"/>
      <w:del w:id="1541" w:author="Author">
        <w:r>
          <w:delText>Conclusion</w:delText>
        </w:r>
      </w:del>
    </w:p>
    <w:p w14:paraId="4775FF47" w14:textId="77777777" w:rsidR="003F379C" w:rsidRDefault="00887B63">
      <w:pPr>
        <w:pStyle w:val="FirstParagraph"/>
        <w:rPr>
          <w:del w:id="1542" w:author="Author"/>
        </w:rPr>
      </w:pPr>
      <w:del w:id="1543" w:author="Author">
        <w:r>
          <w:delText>This study demonstrates that machine learning can detect phonological non-conformity in Sulawesi basic vocabulary with moderate reliability (AUC = 0.763 after ablation of confound features), independent of cognacy data. The resulting phonological fingerprint—longer forms, more consonant clusters, glottal stops, and action-verb semantics—characterizes non-mainstream lexical items that may include pre-Austronesian substrate vocabulary, areal innovations, or language-specific developments.</w:delText>
        </w:r>
      </w:del>
    </w:p>
    <w:p w14:paraId="14CF2189" w14:textId="77777777" w:rsidR="003F379C" w:rsidRDefault="00887B63">
      <w:pPr>
        <w:pStyle w:val="BodyText"/>
        <w:rPr>
          <w:del w:id="1544" w:author="Author"/>
        </w:rPr>
      </w:pPr>
      <w:del w:id="1545" w:author="Author">
        <w:r>
          <w:delText>Cross-method consensus between rule-based subtraction and ML classification identifies 266 high-confidence non-mainstream candidates (Cohen’s κ = 0.611), while phonological clustering analysis provides the important negative result that these candidates do not form coherent cross-linguistic word families. The consensus non-mainstream forms are consistent with parallel independent innovations rather than remnants of a single pre-Austronesian language.</w:delText>
        </w:r>
      </w:del>
    </w:p>
    <w:p w14:paraId="694636F8" w14:textId="77777777" w:rsidR="003F379C" w:rsidRDefault="00887B63">
      <w:pPr>
        <w:pStyle w:val="BodyText"/>
        <w:rPr>
          <w:del w:id="1546" w:author="Author"/>
        </w:rPr>
      </w:pPr>
      <w:del w:id="1547" w:author="Author">
        <w:r>
          <w:delText>Convergent evidence from historical script adaptation strengthens this finding: the Javanese Hanacaraka script, derived from Sanskrit-based Kawi, eliminates exactly the phonological categories (aspiration, retroflexion, sibilant manner) absent from Proto-Austronesian, confirming that the computational model detects genuine Austronesian phonotactic constraints rather than classification artifacts.</w:delText>
        </w:r>
      </w:del>
    </w:p>
    <w:p w14:paraId="45B7BCC2" w14:textId="77777777" w:rsidR="003F379C" w:rsidRDefault="00887B63">
      <w:pPr>
        <w:pStyle w:val="BodyText"/>
        <w:rPr>
          <w:del w:id="1548" w:author="Author"/>
        </w:rPr>
      </w:pPr>
      <w:del w:id="1549" w:author="Author">
        <w:r>
          <w:delText>Methodologically, the two-model design introduced here—separating circular cognacy-based features from non-circular phonological features—provides a template for computational non-conformity detection that can be extended to other language families and contact situations. The approach is not a replacement for the comparative method, but a scalable complement that can screen large vocabularies for specialist attention.</w:delText>
        </w:r>
      </w:del>
    </w:p>
    <w:p w14:paraId="34D13133" w14:textId="77777777" w:rsidR="003F379C" w:rsidRDefault="00887B63">
      <w:pPr>
        <w:pStyle w:val="BodyText"/>
        <w:rPr>
          <w:del w:id="1550" w:author="Author"/>
        </w:rPr>
      </w:pPr>
      <w:del w:id="1551" w:author="Author">
        <w:r>
          <w:delText xml:space="preserve">Three directions for future work are warranted. </w:delText>
        </w:r>
        <w:r>
          <w:delText>First, although our approximate IPA conversion test (Section </w:delText>
        </w:r>
        <w:r>
          <w:fldChar w:fldCharType="begin"/>
        </w:r>
        <w:r>
          <w:delInstrText>HYPERLINK \l "sec:results_ipa" \h</w:delInstrText>
        </w:r>
        <w:r>
          <w:fldChar w:fldCharType="separate"/>
        </w:r>
        <w:r>
          <w:rPr>
            <w:rStyle w:val="Hyperlink"/>
          </w:rPr>
          <w:delText>3.4</w:delText>
        </w:r>
        <w:r>
          <w:fldChar w:fldCharType="end"/>
        </w:r>
        <w:r>
          <w:delText xml:space="preserve">) confirms robustness, full conversion of ABVD orthographic forms to IPA using tools such as CLTS (Anderson et al. 2018) would enable phoneme-level feature engineering and eliminate residual orthographic bias. Second, expansion of the detection pipeline beyond Swadesh-210 to full dictionary data would test whether the phonological fingerprint holds for non-basic vocabulary. </w:delText>
        </w:r>
        <w:r>
          <w:delText>Third, targeted fieldwork on the highest-confidence non-mainstream candidates—particularly Tolaki action verbs—could provide the etymological and areal evidence needed to distinguish genuine pre-Austronesian remnants from independent innovations.</w:delText>
        </w:r>
      </w:del>
    </w:p>
    <w:p w14:paraId="58593962" w14:textId="77777777" w:rsidR="003F379C" w:rsidRDefault="00887B63">
      <w:pPr>
        <w:pStyle w:val="BodyText"/>
        <w:rPr>
          <w:del w:id="1552" w:author="Author"/>
        </w:rPr>
      </w:pPr>
      <w:del w:id="1553" w:author="Author">
        <w:r>
          <w:rPr>
            <w:b/>
            <w:bCs/>
          </w:rPr>
          <w:delText>AI Disclosure.</w:delText>
        </w:r>
        <w:r>
          <w:delText xml:space="preserve"> </w:delText>
        </w:r>
        <w:r>
          <w:delText xml:space="preserve">This research employed an AI-augmented workflow using Claude (Anthropic) for literature synthesis across multiple linguistic databases, statistical scripting (Python, scikit-learn, XGBoost), cross-database comparison (ABVD, CLDF, Proto-Austronesian reconstructions), feature engineering, SHAP analysis, and iterative experimental design. </w:delText>
        </w:r>
        <w:r>
          <w:delText xml:space="preserve">The AI-augmented approach enabled the researchers to execute six linked experiments (E022–E029, E041) spanning 1,357 lexical forms across 22 languages, with cross-method consensus analysis, phonological clustering, and IPA robustness validation—a throughput that would typically require a larger computational linguistics team. </w:delText>
        </w:r>
        <w:r>
          <w:delText>The research hypotheses (substrate detection via phonological non-conformity, the parallel-innovation alternative), domain interpretation (linguistic significance of the fingerprint, Hanacaraka convergence), and final scholarly judgments were made by the human authors. All AI-generated code, statistical results, and text were reviewed, validated, and edited by the authors. The manuscript text was drafted with AI writing assistance and revised by the authors for accuracy and scholarly voice.</w:delText>
        </w:r>
      </w:del>
    </w:p>
    <w:p w14:paraId="71FB45DB" w14:textId="77777777" w:rsidR="003F379C" w:rsidRDefault="00887B63">
      <w:pPr>
        <w:pStyle w:val="BodyText"/>
        <w:rPr>
          <w:del w:id="1554" w:author="Author"/>
        </w:rPr>
      </w:pPr>
      <w:del w:id="1555" w:author="Author">
        <w:r>
          <w:rPr>
            <w:b/>
            <w:bCs/>
          </w:rPr>
          <w:delText>Data availability.</w:delText>
        </w:r>
        <w:r>
          <w:delText xml:space="preserve"> All data are from the publicly available Austronesian Basic Vocabulary Database (Greenhill, Blust, and Gray 2008). Analysis scripts and feature matrices are available at [repository URL redacted for review] (MIT licence).</w:delText>
        </w:r>
      </w:del>
    </w:p>
    <w:p w14:paraId="4FB3D9EB" w14:textId="77777777" w:rsidR="003F379C" w:rsidRDefault="00887B63">
      <w:pPr>
        <w:pStyle w:val="Bibliography"/>
        <w:rPr>
          <w:del w:id="1556" w:author="Author"/>
        </w:rPr>
      </w:pPr>
      <w:bookmarkStart w:id="1557" w:name="ref-adelaar2005"/>
      <w:bookmarkStart w:id="1558" w:name="refs"/>
      <w:del w:id="1559" w:author="Author">
        <w:r>
          <w:delText xml:space="preserve">Adelaar, K. Alexander. 2005. The Austronesian languages of Asia and Madagascar: A historical perspective. In K. Alexander Adelaar and Nikolaus P. Himmelmann (eds.), </w:delText>
        </w:r>
        <w:r>
          <w:rPr>
            <w:i/>
            <w:iCs/>
          </w:rPr>
          <w:delText>The Austronesian languages of Asia and Madagascar</w:delText>
        </w:r>
        <w:r>
          <w:delText>, 1–42. London: Routledge.</w:delText>
        </w:r>
      </w:del>
    </w:p>
    <w:p w14:paraId="41BBF3D9" w14:textId="77777777" w:rsidR="003F379C" w:rsidRDefault="00887B63">
      <w:pPr>
        <w:pStyle w:val="Bibliography"/>
      </w:pPr>
      <w:bookmarkStart w:id="1560" w:name="ref-anderson2018"/>
      <w:bookmarkEnd w:id="1557"/>
      <w:r>
        <w:t xml:space="preserve">Anderson, Cormac, Tiago Tresoldi, Thiago Costa Chacon, Anne-Maria Fehn, Mary Walworth, Robert Forkel and Johann-Mattis List. 2018. A cross-linguistic database of phonetic transcription systems. </w:t>
      </w:r>
      <w:del w:id="1561" w:author="Author">
        <w:r>
          <w:delText xml:space="preserve">In </w:delText>
        </w:r>
      </w:del>
      <w:r>
        <w:rPr>
          <w:i/>
          <w:iCs/>
        </w:rPr>
        <w:t xml:space="preserve">Yearbook of the Poznan </w:t>
      </w:r>
      <w:ins w:id="1562" w:author="Author">
        <w:r>
          <w:t>Linguistic Meeting</w:t>
        </w:r>
      </w:ins>
      <w:del w:id="1563" w:author="Author">
        <w:r>
          <w:rPr>
            <w:i/>
            <w:iCs/>
          </w:rPr>
          <w:delText>linguistic meeting</w:delText>
        </w:r>
        <w:r>
          <w:delText>, vol.</w:delText>
        </w:r>
      </w:del>
      <w:r>
        <w:t xml:space="preserve"> 4</w:t>
      </w:r>
      <w:ins w:id="1564" w:author="Author">
        <w:r>
          <w:t>(1).</w:t>
        </w:r>
      </w:ins>
      <w:del w:id="1565" w:author="Author">
        <w:r>
          <w:delText>,</w:delText>
        </w:r>
      </w:del>
      <w:r>
        <w:t xml:space="preserve"> 21–53. </w:t>
      </w:r>
      <w:ins w:id="1566" w:author="Author">
        <w:r>
          <w:t>https://doi.org/10.2478/yplm-2018-0002.</w:t>
        </w:r>
      </w:ins>
      <w:del w:id="1567" w:author="Author">
        <w:r>
          <w:fldChar w:fldCharType="begin"/>
        </w:r>
        <w:r>
          <w:delInstrText>HYPERLINK "https://doi.org/10.2478/yplm-2018-0002" \h</w:delInstrText>
        </w:r>
        <w:r>
          <w:fldChar w:fldCharType="separate"/>
        </w:r>
        <w:r>
          <w:rPr>
            <w:rStyle w:val="Hyperlink"/>
          </w:rPr>
          <w:delText>https://doi.org/10.2478/yplm-2018-0002</w:delText>
        </w:r>
        <w:r>
          <w:fldChar w:fldCharType="end"/>
        </w:r>
        <w:r>
          <w:delText>.</w:delText>
        </w:r>
      </w:del>
    </w:p>
    <w:p w14:paraId="21AEF260" w14:textId="77777777" w:rsidR="005D4CE5" w:rsidRDefault="00887B63">
      <w:pPr>
        <w:pStyle w:val="OLreferencelist"/>
        <w:rPr>
          <w:ins w:id="1568" w:author="Author"/>
        </w:rPr>
      </w:pPr>
      <w:bookmarkStart w:id="1569" w:name="ref-bellwood1995"/>
      <w:bookmarkEnd w:id="1560"/>
      <w:r>
        <w:t xml:space="preserve">Bellwood, Peter. </w:t>
      </w:r>
      <w:ins w:id="1570" w:author="Author">
        <w:r>
          <w:t>1997. Prehistory of the Indo-Malaysian archipelago. Revised. Honolulu: University of Hawai’i Press.</w:t>
        </w:r>
      </w:ins>
    </w:p>
    <w:p w14:paraId="62869FC0" w14:textId="77777777" w:rsidR="003F379C" w:rsidRDefault="00887B63">
      <w:pPr>
        <w:pStyle w:val="Bibliography"/>
        <w:rPr>
          <w:del w:id="1571" w:author="Author"/>
        </w:rPr>
      </w:pPr>
      <w:ins w:id="1572" w:author="Author">
        <w:r>
          <w:t>Berg, René van den</w:t>
        </w:r>
      </w:ins>
      <w:del w:id="1573" w:author="Author">
        <w:r>
          <w:delText>1995.</w:delText>
        </w:r>
      </w:del>
      <w:moveToRangeStart w:id="1574" w:author="Author" w:name="move242359913"/>
      <w:moveTo w:id="1575" w:author="Author">
        <w:r>
          <w:t xml:space="preserve">. 1996. </w:t>
        </w:r>
      </w:moveTo>
      <w:moveToRangeEnd w:id="1574"/>
      <w:ins w:id="1576" w:author="Author">
        <w:r>
          <w:t>The demise of focus and the spread of conjugated verbs in Sulawesi. In Hein Steinhauer (ed.), Papers in</w:t>
        </w:r>
      </w:ins>
      <w:r>
        <w:t xml:space="preserve"> Austronesian </w:t>
      </w:r>
      <w:ins w:id="1577" w:author="Author">
        <w:r>
          <w:t>linguistics no. 3 (</w:t>
        </w:r>
      </w:ins>
      <w:del w:id="1578" w:author="Author">
        <w:r>
          <w:delText xml:space="preserve">prehistory in Southeast Asia: Homeland, expansion and transformation. </w:delText>
        </w:r>
        <w:r>
          <w:rPr>
            <w:i/>
            <w:iCs/>
          </w:rPr>
          <w:delText>The Austronesians: Historical and Comparative Perspectives</w:delText>
        </w:r>
        <w:r>
          <w:delText>. Canberra: ANU E Press 96–111.</w:delText>
        </w:r>
      </w:del>
    </w:p>
    <w:p w14:paraId="61AB735F" w14:textId="77777777" w:rsidR="003F379C" w:rsidRDefault="00887B63">
      <w:pPr>
        <w:pStyle w:val="Bibliography"/>
      </w:pPr>
      <w:bookmarkStart w:id="1579" w:name="ref-blust2009"/>
      <w:bookmarkEnd w:id="1569"/>
      <w:moveFromRangeStart w:id="1580" w:author="Author" w:name="move242359914"/>
      <w:moveFrom w:id="1581" w:author="Author">
        <w:r>
          <w:t xml:space="preserve">Blust, Robert. </w:t>
        </w:r>
      </w:moveFrom>
      <w:moveFromRangeEnd w:id="1580"/>
      <w:del w:id="1582" w:author="Author">
        <w:r>
          <w:delText xml:space="preserve">2009. </w:delText>
        </w:r>
        <w:r>
          <w:rPr>
            <w:i/>
            <w:iCs/>
          </w:rPr>
          <w:delText>The Austronesian languages</w:delText>
        </w:r>
        <w:r>
          <w:delText xml:space="preserve">. Canberra: </w:delText>
        </w:r>
      </w:del>
      <w:r>
        <w:t>Pacific Linguistics</w:t>
      </w:r>
      <w:ins w:id="1583" w:author="Author">
        <w:r>
          <w:t xml:space="preserve"> A-84), 89–114. Canberra: </w:t>
        </w:r>
      </w:ins>
      <w:del w:id="1584" w:author="Author">
        <w:r>
          <w:delText xml:space="preserve">, Research School of </w:delText>
        </w:r>
      </w:del>
      <w:r>
        <w:t>Pacific</w:t>
      </w:r>
      <w:ins w:id="1585" w:author="Author">
        <w:r>
          <w:t xml:space="preserve"> Linguistics</w:t>
        </w:r>
      </w:ins>
      <w:del w:id="1586" w:author="Author">
        <w:r>
          <w:delText>; Asian Studies</w:delText>
        </w:r>
      </w:del>
      <w:r>
        <w:t>, The Australian National University.</w:t>
      </w:r>
    </w:p>
    <w:p w14:paraId="0975EF90" w14:textId="77777777" w:rsidR="003F379C" w:rsidRDefault="00887B63">
      <w:pPr>
        <w:pStyle w:val="Bibliography"/>
      </w:pPr>
      <w:moveToRangeStart w:id="1587" w:author="Author" w:name="move242359914"/>
      <w:moveTo w:id="1588" w:author="Author">
        <w:r>
          <w:t xml:space="preserve">Blust, Robert. </w:t>
        </w:r>
      </w:moveTo>
      <w:bookmarkStart w:id="1589" w:name="ref-blust2010"/>
      <w:bookmarkEnd w:id="1579"/>
      <w:moveToRangeEnd w:id="1587"/>
      <w:ins w:id="1590" w:author="Author">
        <w:r>
          <w:t>2012.</w:t>
        </w:r>
      </w:ins>
      <w:del w:id="1591" w:author="Author">
        <w:r>
          <w:delText>Blust, Robert. 2010.</w:delText>
        </w:r>
      </w:del>
      <w:r>
        <w:t xml:space="preserve"> The </w:t>
      </w:r>
      <w:ins w:id="1592" w:author="Author">
        <w:r>
          <w:t>Proto-Malayo-Polynesian multiplicative ligature *ŋa: A reply to Reid.</w:t>
        </w:r>
      </w:ins>
      <w:del w:id="1593" w:author="Author">
        <w:r>
          <w:delText>Greater North Borneo hypothesis.</w:delText>
        </w:r>
      </w:del>
      <w:r>
        <w:t xml:space="preserve"> </w:t>
      </w:r>
      <w:r>
        <w:rPr>
          <w:i/>
          <w:iCs/>
        </w:rPr>
        <w:t>Oceanic Linguistics</w:t>
      </w:r>
      <w:r>
        <w:t xml:space="preserve"> </w:t>
      </w:r>
      <w:ins w:id="1594" w:author="Author">
        <w:r>
          <w:t>51(2). 538–566. https://doi.org/10.1353/ol.2012.0016</w:t>
        </w:r>
      </w:ins>
      <w:del w:id="1595" w:author="Author">
        <w:r>
          <w:delText>49(1). 44–118</w:delText>
        </w:r>
      </w:del>
      <w:r>
        <w:t>.</w:t>
      </w:r>
    </w:p>
    <w:p w14:paraId="0C7417F2" w14:textId="77777777" w:rsidR="003F379C" w:rsidRDefault="00887B63">
      <w:pPr>
        <w:pStyle w:val="Bibliography"/>
      </w:pPr>
      <w:bookmarkStart w:id="1596" w:name="ref-blust2013"/>
      <w:bookmarkEnd w:id="1589"/>
      <w:r>
        <w:t xml:space="preserve">Blust, Robert. 2013. </w:t>
      </w:r>
      <w:r>
        <w:rPr>
          <w:i/>
          <w:iCs/>
        </w:rPr>
        <w:t>The Austronesian languages</w:t>
      </w:r>
      <w:r>
        <w:t xml:space="preserve">. </w:t>
      </w:r>
      <w:ins w:id="1597" w:author="Author">
        <w:r>
          <w:t>Revised edition</w:t>
        </w:r>
      </w:ins>
      <w:del w:id="1598" w:author="Author">
        <w:r>
          <w:delText>revised</w:delText>
        </w:r>
      </w:del>
      <w:r>
        <w:t>. Canberra: Asia-Pacific Linguistics.</w:t>
      </w:r>
    </w:p>
    <w:p w14:paraId="5CC74DF8" w14:textId="77777777" w:rsidR="003F379C" w:rsidRDefault="00887B63">
      <w:pPr>
        <w:pStyle w:val="Bibliography"/>
      </w:pPr>
      <w:bookmarkStart w:id="1599" w:name="ref-breiman2001"/>
      <w:bookmarkEnd w:id="1596"/>
      <w:r>
        <w:t xml:space="preserve">Breiman, Leo. 2001. Random forests. </w:t>
      </w:r>
      <w:r>
        <w:rPr>
          <w:i/>
          <w:iCs/>
        </w:rPr>
        <w:t>Machine Learning</w:t>
      </w:r>
      <w:r>
        <w:t xml:space="preserve"> 45(1). 5–32. </w:t>
      </w:r>
      <w:ins w:id="1600" w:author="Author">
        <w:r>
          <w:t>https://doi.org/10.1023/A:1010933404324.</w:t>
        </w:r>
      </w:ins>
      <w:del w:id="1601" w:author="Author">
        <w:r>
          <w:fldChar w:fldCharType="begin"/>
        </w:r>
        <w:r>
          <w:delInstrText>HYPERLINK "https://doi.org/10.1023/A:1010933404324" \h</w:delInstrText>
        </w:r>
        <w:r>
          <w:fldChar w:fldCharType="separate"/>
        </w:r>
        <w:r>
          <w:rPr>
            <w:rStyle w:val="Hyperlink"/>
          </w:rPr>
          <w:delText>https://doi.org/10.1023/A:1010933404324</w:delText>
        </w:r>
        <w:r>
          <w:fldChar w:fldCharType="end"/>
        </w:r>
        <w:r>
          <w:delText>.</w:delText>
        </w:r>
      </w:del>
    </w:p>
    <w:p w14:paraId="1F000481" w14:textId="77777777" w:rsidR="005D4CE5" w:rsidRDefault="00887B63">
      <w:pPr>
        <w:pStyle w:val="OLreferencelist"/>
        <w:rPr>
          <w:ins w:id="1602" w:author="Author"/>
        </w:rPr>
      </w:pPr>
      <w:bookmarkStart w:id="1603" w:name="ref-casparis1975"/>
      <w:bookmarkEnd w:id="1599"/>
      <w:ins w:id="1604" w:author="Author">
        <w:r>
          <w:t xml:space="preserve">Bulbeck, David, Monique Pasqua and Adrian Di Lello. 2000. Culture </w:t>
        </w:r>
      </w:ins>
      <w:del w:id="1605" w:author="Author">
        <w:r>
          <w:delText xml:space="preserve">Casparis, J. G. de. 1975. </w:delText>
        </w:r>
        <w:r>
          <w:rPr>
            <w:i/>
            <w:iCs/>
          </w:rPr>
          <w:delText xml:space="preserve">Indonesian palaeography: A </w:delText>
        </w:r>
      </w:del>
      <w:r>
        <w:rPr>
          <w:i/>
          <w:iCs/>
        </w:rPr>
        <w:t xml:space="preserve">history of </w:t>
      </w:r>
      <w:ins w:id="1606" w:author="Author">
        <w:r>
          <w:t>the Toalean of South Sulawesi,</w:t>
        </w:r>
      </w:ins>
      <w:del w:id="1607" w:author="Author">
        <w:r>
          <w:rPr>
            <w:i/>
            <w:iCs/>
          </w:rPr>
          <w:delText>writing in</w:delText>
        </w:r>
      </w:del>
      <w:r>
        <w:rPr>
          <w:i/>
          <w:iCs/>
        </w:rPr>
        <w:t xml:space="preserve"> Indonesia</w:t>
      </w:r>
      <w:del w:id="1608" w:author="Author">
        <w:r>
          <w:rPr>
            <w:i/>
            <w:iCs/>
          </w:rPr>
          <w:delText xml:space="preserve"> from the beginnings to c. A.D. 1500</w:delText>
        </w:r>
        <w:r>
          <w:delText>. Leiden / Jakarta: E.</w:delText>
        </w:r>
      </w:del>
      <w:moveFromRangeStart w:id="1609" w:author="Author" w:name="move242359915"/>
      <w:moveFrom w:id="1610" w:author="Author">
        <w:r>
          <w:t xml:space="preserve"> J. </w:t>
        </w:r>
      </w:moveFrom>
      <w:moveFromRangeEnd w:id="1609"/>
      <w:ins w:id="1611" w:author="Author">
        <w:r>
          <w:t>. Asian Perspectives 39(1–2). 71–108. https://doi.org/10.1353/asi.2000.0004.</w:t>
        </w:r>
      </w:ins>
    </w:p>
    <w:p w14:paraId="6506FFA1" w14:textId="77777777" w:rsidR="003F379C" w:rsidRDefault="00887B63">
      <w:pPr>
        <w:pStyle w:val="Bibliography"/>
      </w:pPr>
      <w:ins w:id="1612" w:author="Author">
        <w:r>
          <w:t>Bulbeck, F. David. 1992. A tale of two kingdoms: The historical archaeology of Gowa and Tallok, South Sulawesi,</w:t>
        </w:r>
      </w:ins>
      <w:del w:id="1613" w:author="Author">
        <w:r>
          <w:delText>Brill / Lembaga Ilmu Pengetahuan</w:delText>
        </w:r>
      </w:del>
      <w:r>
        <w:t xml:space="preserve"> Indonesia.</w:t>
      </w:r>
      <w:ins w:id="1614" w:author="Author">
        <w:r>
          <w:t xml:space="preserve"> Canberra: The Australian National University PhD thesis.</w:t>
        </w:r>
      </w:ins>
    </w:p>
    <w:p w14:paraId="5889A9D7" w14:textId="77777777" w:rsidR="003F379C" w:rsidRDefault="00887B63">
      <w:pPr>
        <w:pStyle w:val="Bibliography"/>
      </w:pPr>
      <w:bookmarkStart w:id="1615" w:name="ref-chen2016"/>
      <w:bookmarkEnd w:id="1603"/>
      <w:r>
        <w:t>Chen, Tianqi</w:t>
      </w:r>
      <w:del w:id="1616" w:author="Author">
        <w:r>
          <w:delText>,</w:delText>
        </w:r>
      </w:del>
      <w:r>
        <w:t xml:space="preserve"> and Carlos Guestrin. 2016. XGBoost: A scalable tree boosting system. In </w:t>
      </w:r>
      <w:r>
        <w:rPr>
          <w:i/>
          <w:iCs/>
        </w:rPr>
        <w:t>Proceedings of the 22nd ACM SIGKDD international conference on knowledge discovery and data mining</w:t>
      </w:r>
      <w:r>
        <w:t xml:space="preserve">, 785–794. </w:t>
      </w:r>
      <w:ins w:id="1617" w:author="Author">
        <w:r>
          <w:t>https://doi.org/10.1145/2939672.2939785.</w:t>
        </w:r>
      </w:ins>
      <w:del w:id="1618" w:author="Author">
        <w:r>
          <w:fldChar w:fldCharType="begin"/>
        </w:r>
        <w:r>
          <w:delInstrText>HYPERLINK "https://doi.org/10.1145/2939672.2939785" \h</w:delInstrText>
        </w:r>
        <w:r>
          <w:fldChar w:fldCharType="separate"/>
        </w:r>
        <w:r>
          <w:rPr>
            <w:rStyle w:val="Hyperlink"/>
          </w:rPr>
          <w:delText>https://doi.org/10.1145/2939672.2939785</w:delText>
        </w:r>
        <w:r>
          <w:fldChar w:fldCharType="end"/>
        </w:r>
        <w:r>
          <w:delText>.</w:delText>
        </w:r>
      </w:del>
    </w:p>
    <w:p w14:paraId="34457B97" w14:textId="77777777" w:rsidR="003F379C" w:rsidRDefault="00887B63">
      <w:pPr>
        <w:pStyle w:val="Bibliography"/>
      </w:pPr>
      <w:bookmarkStart w:id="1619" w:name="ref-cohen1960"/>
      <w:bookmarkEnd w:id="1615"/>
      <w:r>
        <w:t xml:space="preserve">Cohen, Jacob. 1960. A coefficient of agreement for nominal scales. </w:t>
      </w:r>
      <w:r>
        <w:rPr>
          <w:i/>
          <w:iCs/>
        </w:rPr>
        <w:t>Educational and Psychological Measurement</w:t>
      </w:r>
      <w:r>
        <w:t xml:space="preserve"> 20(1). 37–46. </w:t>
      </w:r>
      <w:ins w:id="1620" w:author="Author">
        <w:r>
          <w:t>https://doi.org/10.1177/001316446002000104.</w:t>
        </w:r>
      </w:ins>
      <w:del w:id="1621" w:author="Author">
        <w:r>
          <w:fldChar w:fldCharType="begin"/>
        </w:r>
        <w:r>
          <w:delInstrText>HYPERLINK "https://doi.org/10.1177/001316446002000104" \h</w:delInstrText>
        </w:r>
        <w:r>
          <w:fldChar w:fldCharType="separate"/>
        </w:r>
        <w:r>
          <w:rPr>
            <w:rStyle w:val="Hyperlink"/>
          </w:rPr>
          <w:delText>https://doi.org/10.1177/001316446002000104</w:delText>
        </w:r>
        <w:r>
          <w:fldChar w:fldCharType="end"/>
        </w:r>
        <w:r>
          <w:delText>.</w:delText>
        </w:r>
      </w:del>
    </w:p>
    <w:p w14:paraId="68A32B91" w14:textId="77777777" w:rsidR="003F379C" w:rsidRDefault="00887B63">
      <w:pPr>
        <w:pStyle w:val="Bibliography"/>
        <w:rPr>
          <w:del w:id="1622" w:author="Author"/>
        </w:rPr>
      </w:pPr>
      <w:bookmarkStart w:id="1623" w:name="ref-donohue2010"/>
      <w:bookmarkEnd w:id="1619"/>
      <w:del w:id="1624" w:author="Author">
        <w:r>
          <w:delText xml:space="preserve">Donohue, Mark, and Tim Denham. 2010. Farming and language in Island Southeast Asia: Reframing Austronesian history. </w:delText>
        </w:r>
        <w:r>
          <w:rPr>
            <w:i/>
            <w:iCs/>
          </w:rPr>
          <w:delText>Current Anthropology</w:delText>
        </w:r>
        <w:r>
          <w:delText xml:space="preserve"> 51(2). 223–256. </w:delText>
        </w:r>
        <w:r>
          <w:fldChar w:fldCharType="begin"/>
        </w:r>
        <w:r>
          <w:delInstrText>HYPERLINK "https://doi.org/10.1086/650991" \h</w:delInstrText>
        </w:r>
        <w:r>
          <w:fldChar w:fldCharType="separate"/>
        </w:r>
        <w:r>
          <w:rPr>
            <w:rStyle w:val="Hyperlink"/>
          </w:rPr>
          <w:delText>https://doi.org/10.1086/650991</w:delText>
        </w:r>
        <w:r>
          <w:fldChar w:fldCharType="end"/>
        </w:r>
        <w:r>
          <w:delText>.</w:delText>
        </w:r>
      </w:del>
    </w:p>
    <w:p w14:paraId="56CB401A" w14:textId="77777777" w:rsidR="003F379C" w:rsidRDefault="00887B63">
      <w:pPr>
        <w:pStyle w:val="Bibliography"/>
        <w:rPr>
          <w:del w:id="1625" w:author="Author"/>
        </w:rPr>
      </w:pPr>
      <w:bookmarkStart w:id="1626" w:name="ref-dunn2005"/>
      <w:bookmarkEnd w:id="1623"/>
      <w:del w:id="1627" w:author="Author">
        <w:r>
          <w:delText xml:space="preserve">Dunn, Michael, Angela Terrill, Ger Reesink, Robert A. Foley and Stephen C. Levinson. 2005. Structural phylogenetics and the reconstruction of ancient language history. </w:delText>
        </w:r>
        <w:r>
          <w:rPr>
            <w:i/>
            <w:iCs/>
          </w:rPr>
          <w:delText>Science</w:delText>
        </w:r>
        <w:r>
          <w:delText xml:space="preserve"> 309(5743). 2072–2075. </w:delText>
        </w:r>
        <w:r>
          <w:fldChar w:fldCharType="begin"/>
        </w:r>
        <w:r>
          <w:delInstrText>HYPERLINK "https://doi.org/10.1126/science.1114615" \h</w:delInstrText>
        </w:r>
        <w:r>
          <w:fldChar w:fldCharType="separate"/>
        </w:r>
        <w:r>
          <w:rPr>
            <w:rStyle w:val="Hyperlink"/>
          </w:rPr>
          <w:delText>https://doi.org/10.1126/science.1114615</w:delText>
        </w:r>
        <w:r>
          <w:fldChar w:fldCharType="end"/>
        </w:r>
        <w:r>
          <w:delText>.</w:delText>
        </w:r>
      </w:del>
    </w:p>
    <w:p w14:paraId="4E670AE6" w14:textId="77777777" w:rsidR="003F379C" w:rsidRDefault="00887B63">
      <w:pPr>
        <w:pStyle w:val="Bibliography"/>
        <w:rPr>
          <w:del w:id="1628" w:author="Author"/>
        </w:rPr>
      </w:pPr>
      <w:bookmarkStart w:id="1629" w:name="ref-ester1996"/>
      <w:bookmarkEnd w:id="1626"/>
      <w:del w:id="1630" w:author="Author">
        <w:r>
          <w:delText>Ester, Martin, Hans-Peter Kriegel, Jörg Sander and Xiaowei Xu</w:delText>
        </w:r>
      </w:del>
      <w:moveFromRangeStart w:id="1631" w:author="Author" w:name="move242359913"/>
      <w:moveFrom w:id="1632" w:author="Author">
        <w:r>
          <w:t xml:space="preserve">. 1996. </w:t>
        </w:r>
      </w:moveFrom>
      <w:moveFromRangeEnd w:id="1631"/>
      <w:del w:id="1633" w:author="Author">
        <w:r>
          <w:delText xml:space="preserve">A density-based algorithm for discovering clusters in large spatial databases with noise. In </w:delText>
        </w:r>
        <w:r>
          <w:rPr>
            <w:i/>
            <w:iCs/>
          </w:rPr>
          <w:delText>Proceedings of the 2nd international conference on knowledge discovery and data mining</w:delText>
        </w:r>
        <w:r>
          <w:delText>, 226–231.</w:delText>
        </w:r>
      </w:del>
    </w:p>
    <w:p w14:paraId="6219F125" w14:textId="77777777" w:rsidR="003F379C" w:rsidRDefault="00887B63">
      <w:pPr>
        <w:pStyle w:val="Bibliography"/>
      </w:pPr>
      <w:bookmarkStart w:id="1634" w:name="ref-forkel2018"/>
      <w:bookmarkEnd w:id="1629"/>
      <w:r>
        <w:t>Forkel, Robert, Johann-Mattis List, Simon J. Greenhill, Christoph Rzymski, Sebastian Bank, Michael Cysouw, Harald Hammarström, Martin Haspelmath, Gereon A. Kaiping and Russell D. Gray. 2018. Cross-Linguistic Data Formats</w:t>
      </w:r>
      <w:r>
        <w:t xml:space="preserve">, advancing data sharing and re-use in comparative linguistics. </w:t>
      </w:r>
      <w:r>
        <w:rPr>
          <w:i/>
          <w:iCs/>
        </w:rPr>
        <w:t>Scientific Data</w:t>
      </w:r>
      <w:r>
        <w:t xml:space="preserve"> 5. 180205. </w:t>
      </w:r>
      <w:ins w:id="1635" w:author="Author">
        <w:r>
          <w:t>https://doi.org/10.1038/sdata.2018.205.</w:t>
        </w:r>
      </w:ins>
      <w:del w:id="1636" w:author="Author">
        <w:r>
          <w:fldChar w:fldCharType="begin"/>
        </w:r>
        <w:r>
          <w:delInstrText>HYPERLINK "https://doi.org/10.1038/sdata.2018.205" \h</w:delInstrText>
        </w:r>
        <w:r>
          <w:fldChar w:fldCharType="separate"/>
        </w:r>
        <w:r>
          <w:rPr>
            <w:rStyle w:val="Hyperlink"/>
          </w:rPr>
          <w:delText>https://doi.org/10.1038/sdata.2018.205</w:delText>
        </w:r>
        <w:r>
          <w:fldChar w:fldCharType="end"/>
        </w:r>
        <w:r>
          <w:delText>.</w:delText>
        </w:r>
      </w:del>
    </w:p>
    <w:p w14:paraId="1844FF3F" w14:textId="77777777" w:rsidR="003F379C" w:rsidRDefault="00887B63">
      <w:pPr>
        <w:pStyle w:val="Bibliography"/>
      </w:pPr>
      <w:bookmarkStart w:id="1637" w:name="ref-gray2009"/>
      <w:bookmarkEnd w:id="1634"/>
      <w:r>
        <w:t xml:space="preserve">Gray, Russell D., Alexei J. Drummond and Simon J. Greenhill. 2009. Language phylogenies reveal expansion pulses and pauses in Pacific settlement. </w:t>
      </w:r>
      <w:r>
        <w:rPr>
          <w:i/>
          <w:iCs/>
        </w:rPr>
        <w:t>Science</w:t>
      </w:r>
      <w:r>
        <w:t xml:space="preserve"> 323(5913). 479–483. </w:t>
      </w:r>
      <w:ins w:id="1638" w:author="Author">
        <w:r>
          <w:t>https://doi.org/10.1126/science.1166858.</w:t>
        </w:r>
      </w:ins>
      <w:del w:id="1639" w:author="Author">
        <w:r>
          <w:fldChar w:fldCharType="begin"/>
        </w:r>
        <w:r>
          <w:delInstrText>HYPERLINK "https://doi.org/10.1126/science.1166858" \h</w:delInstrText>
        </w:r>
        <w:r>
          <w:fldChar w:fldCharType="separate"/>
        </w:r>
        <w:r>
          <w:rPr>
            <w:rStyle w:val="Hyperlink"/>
          </w:rPr>
          <w:delText>https://doi.org/10.1126/science.1166858</w:delText>
        </w:r>
        <w:r>
          <w:fldChar w:fldCharType="end"/>
        </w:r>
        <w:r>
          <w:delText>.</w:delText>
        </w:r>
      </w:del>
    </w:p>
    <w:p w14:paraId="2A00CF75" w14:textId="77777777" w:rsidR="003F379C" w:rsidRDefault="00887B63">
      <w:pPr>
        <w:pStyle w:val="Bibliography"/>
      </w:pPr>
      <w:bookmarkStart w:id="1640" w:name="ref-greenhill2008"/>
      <w:bookmarkEnd w:id="1637"/>
      <w:r>
        <w:t xml:space="preserve">Greenhill, Simon J., Robert Blust and Russell D. Gray. 2008. The Austronesian Basic Vocabulary Database: From bioinformatics to lexomics. </w:t>
      </w:r>
      <w:r>
        <w:rPr>
          <w:i/>
          <w:iCs/>
        </w:rPr>
        <w:t>Evolutionary Bioinformatics</w:t>
      </w:r>
      <w:r>
        <w:t xml:space="preserve"> 4. 271–283. </w:t>
      </w:r>
      <w:ins w:id="1641" w:author="Author">
        <w:r>
          <w:t>https://doi.org/10.4137/EBO.S893.</w:t>
        </w:r>
      </w:ins>
      <w:del w:id="1642" w:author="Author">
        <w:r>
          <w:fldChar w:fldCharType="begin"/>
        </w:r>
        <w:r>
          <w:delInstrText>HYPERLINK "https://doi.org/10.4137/EBO.S893" \h</w:delInstrText>
        </w:r>
        <w:r>
          <w:fldChar w:fldCharType="separate"/>
        </w:r>
        <w:r>
          <w:rPr>
            <w:rStyle w:val="Hyperlink"/>
          </w:rPr>
          <w:delText>https://doi.org/10.4137/EBO.S893</w:delText>
        </w:r>
        <w:r>
          <w:fldChar w:fldCharType="end"/>
        </w:r>
        <w:r>
          <w:delText>.</w:delText>
        </w:r>
      </w:del>
    </w:p>
    <w:p w14:paraId="7C237E7D" w14:textId="77777777" w:rsidR="003F379C" w:rsidRDefault="00887B63">
      <w:pPr>
        <w:pStyle w:val="Bibliography"/>
        <w:rPr>
          <w:del w:id="1643" w:author="Author"/>
        </w:rPr>
      </w:pPr>
      <w:bookmarkStart w:id="1644" w:name="ref-himmelmann2005"/>
      <w:bookmarkEnd w:id="1640"/>
      <w:del w:id="1645" w:author="Author">
        <w:r>
          <w:delText xml:space="preserve">Himmelmann, Nikolaus P. 2005. The Austronesian languages of Asia and Madagascar: Typological characteristics. In K. Alexander Adelaar and Nikolaus P. Himmelmann (eds.), </w:delText>
        </w:r>
        <w:r>
          <w:rPr>
            <w:i/>
            <w:iCs/>
          </w:rPr>
          <w:delText>The Austronesian languages of Asia and Madagascar</w:delText>
        </w:r>
        <w:r>
          <w:delText>, 110–181. London: Routledge.</w:delText>
        </w:r>
      </w:del>
    </w:p>
    <w:p w14:paraId="78B86A15" w14:textId="77777777" w:rsidR="003F379C" w:rsidRDefault="00887B63">
      <w:pPr>
        <w:pStyle w:val="Bibliography"/>
        <w:rPr>
          <w:del w:id="1646" w:author="Author"/>
        </w:rPr>
      </w:pPr>
      <w:bookmarkStart w:id="1647" w:name="ref-jaeger2018"/>
      <w:bookmarkEnd w:id="1644"/>
      <w:del w:id="1648" w:author="Author">
        <w:r>
          <w:delText xml:space="preserve">Jäger, Gerhard. 2018. Global-scale phylogenetic linguistic inference from lexical resources. </w:delText>
        </w:r>
        <w:r>
          <w:rPr>
            <w:i/>
            <w:iCs/>
          </w:rPr>
          <w:delText>Scientific Data</w:delText>
        </w:r>
        <w:r>
          <w:delText xml:space="preserve"> 5. 180189. </w:delText>
        </w:r>
        <w:r>
          <w:fldChar w:fldCharType="begin"/>
        </w:r>
        <w:r>
          <w:delInstrText>HYPERLINK "https://doi.org/10.1038/sdata.2018.189" \h</w:delInstrText>
        </w:r>
        <w:r>
          <w:fldChar w:fldCharType="separate"/>
        </w:r>
        <w:r>
          <w:rPr>
            <w:rStyle w:val="Hyperlink"/>
          </w:rPr>
          <w:delText>https://doi.org/10.1038/sdata.2018.189</w:delText>
        </w:r>
        <w:r>
          <w:fldChar w:fldCharType="end"/>
        </w:r>
        <w:r>
          <w:delText>.</w:delText>
        </w:r>
      </w:del>
    </w:p>
    <w:p w14:paraId="55CA9E64" w14:textId="77777777" w:rsidR="003F379C" w:rsidRDefault="00887B63">
      <w:pPr>
        <w:pStyle w:val="Bibliography"/>
        <w:rPr>
          <w:del w:id="1649" w:author="Author"/>
        </w:rPr>
      </w:pPr>
      <w:bookmarkStart w:id="1650" w:name="ref-landis1977"/>
      <w:bookmarkEnd w:id="1647"/>
      <w:del w:id="1651" w:author="Author">
        <w:r>
          <w:delText xml:space="preserve">Landis, J. Richard and Gary G. Koch. 1977. The measurement of observer agreement for categorical data. </w:delText>
        </w:r>
        <w:r>
          <w:rPr>
            <w:i/>
            <w:iCs/>
          </w:rPr>
          <w:delText>Biometrics</w:delText>
        </w:r>
        <w:r>
          <w:delText xml:space="preserve"> 33(1). 159–174.</w:delText>
        </w:r>
      </w:del>
    </w:p>
    <w:p w14:paraId="592B386B" w14:textId="77777777" w:rsidR="003F379C" w:rsidRDefault="00887B63">
      <w:pPr>
        <w:pStyle w:val="Bibliography"/>
        <w:rPr>
          <w:del w:id="1652" w:author="Author"/>
        </w:rPr>
      </w:pPr>
      <w:bookmarkStart w:id="1653" w:name="ref-lefebvre2004"/>
      <w:bookmarkEnd w:id="1650"/>
      <w:del w:id="1654" w:author="Author">
        <w:r>
          <w:delText xml:space="preserve">Lefebvre, Claire. 2004. </w:delText>
        </w:r>
        <w:r>
          <w:rPr>
            <w:i/>
            <w:iCs/>
          </w:rPr>
          <w:delText>Issues in the study of pidgin and creole languages</w:delText>
        </w:r>
        <w:r>
          <w:delText>. Amsterdam: John Benjamins.</w:delText>
        </w:r>
      </w:del>
    </w:p>
    <w:p w14:paraId="6A2055C2" w14:textId="77777777" w:rsidR="003F379C" w:rsidRDefault="00887B63">
      <w:pPr>
        <w:pStyle w:val="Bibliography"/>
      </w:pPr>
      <w:bookmarkStart w:id="1655" w:name="ref-levenshtein1966"/>
      <w:bookmarkEnd w:id="1653"/>
      <w:r>
        <w:t xml:space="preserve">Levenshtein, Vladimir I. 1966. Binary codes capable of correcting deletions, insertions, and reversals. </w:t>
      </w:r>
      <w:r>
        <w:rPr>
          <w:i/>
          <w:iCs/>
        </w:rPr>
        <w:t>Soviet Physics Doklady</w:t>
      </w:r>
      <w:r>
        <w:t xml:space="preserve"> 10(8). 707–710.</w:t>
      </w:r>
    </w:p>
    <w:p w14:paraId="7586DB19" w14:textId="77777777" w:rsidR="003F379C" w:rsidRDefault="00887B63">
      <w:pPr>
        <w:pStyle w:val="Bibliography"/>
      </w:pPr>
      <w:bookmarkStart w:id="1656" w:name="ref-list2012"/>
      <w:bookmarkEnd w:id="1655"/>
      <w:r>
        <w:t xml:space="preserve">List, Johann-Mattis. 2012. LexStat: Automatic detection of cognates in multilingual wordlists. </w:t>
      </w:r>
      <w:ins w:id="1657" w:author="Author">
        <w:r>
          <w:t xml:space="preserve">In </w:t>
        </w:r>
      </w:ins>
      <w:r>
        <w:rPr>
          <w:i/>
          <w:iCs/>
        </w:rPr>
        <w:t xml:space="preserve">Proceedings of the EACL 2012 </w:t>
      </w:r>
      <w:ins w:id="1658" w:author="Author">
        <w:r>
          <w:t>joint workshop</w:t>
        </w:r>
      </w:ins>
      <w:del w:id="1659" w:author="Author">
        <w:r>
          <w:rPr>
            <w:i/>
            <w:iCs/>
          </w:rPr>
          <w:delText>Joint Workshop</w:delText>
        </w:r>
      </w:del>
      <w:r>
        <w:rPr>
          <w:i/>
          <w:iCs/>
        </w:rPr>
        <w:t xml:space="preserve"> of LINGVIS and UNCLH</w:t>
      </w:r>
      <w:ins w:id="1660" w:author="Author">
        <w:r>
          <w:t>,</w:t>
        </w:r>
      </w:ins>
      <w:r>
        <w:t xml:space="preserve"> 117–125</w:t>
      </w:r>
      <w:ins w:id="1661" w:author="Author">
        <w:r>
          <w:t>. Avignon, France: Association for Computational Linguistics</w:t>
        </w:r>
      </w:ins>
      <w:r>
        <w:t>.</w:t>
      </w:r>
    </w:p>
    <w:p w14:paraId="5190564D" w14:textId="77777777" w:rsidR="003F379C" w:rsidRDefault="00887B63">
      <w:pPr>
        <w:pStyle w:val="Bibliography"/>
        <w:rPr>
          <w:del w:id="1662" w:author="Author"/>
        </w:rPr>
      </w:pPr>
      <w:bookmarkStart w:id="1663" w:name="ref-list2018"/>
      <w:bookmarkEnd w:id="1656"/>
      <w:del w:id="1664" w:author="Author">
        <w:r>
          <w:delText>List, Johann-Mattis, Simon J. Greenhill, Cormac Anderson, Thomas Mayer, Tiago Tresoldi and Robert Forkel. 2018. CLICS</w:delText>
        </w:r>
        <w:r>
          <w:delText xml:space="preserve">^2: An improved database of cross-linguistic colexifications assembling lexical data with the help of cross-linguistic data formats. </w:delText>
        </w:r>
        <w:r>
          <w:rPr>
            <w:i/>
            <w:iCs/>
          </w:rPr>
          <w:delText>Linguistic Typology</w:delText>
        </w:r>
        <w:r>
          <w:delText xml:space="preserve"> 22(2). 277–306. </w:delText>
        </w:r>
        <w:r>
          <w:fldChar w:fldCharType="begin"/>
        </w:r>
        <w:r>
          <w:delInstrText>HYPERLINK "https://doi.org/10.1515/lingty-2018-0010" \h</w:delInstrText>
        </w:r>
        <w:r>
          <w:fldChar w:fldCharType="separate"/>
        </w:r>
        <w:r>
          <w:rPr>
            <w:rStyle w:val="Hyperlink"/>
          </w:rPr>
          <w:delText>https://doi.org/10.1515/lingty-2018-0010</w:delText>
        </w:r>
        <w:r>
          <w:fldChar w:fldCharType="end"/>
        </w:r>
        <w:r>
          <w:delText>.</w:delText>
        </w:r>
      </w:del>
    </w:p>
    <w:p w14:paraId="294BAA81" w14:textId="77777777" w:rsidR="003F379C" w:rsidRDefault="00887B63">
      <w:pPr>
        <w:pStyle w:val="Bibliography"/>
      </w:pPr>
      <w:bookmarkStart w:id="1665" w:name="ref-lundberg2017"/>
      <w:bookmarkEnd w:id="1663"/>
      <w:r>
        <w:t xml:space="preserve">Lundberg, Scott M. and Su-In Lee. 2017. A unified approach to interpreting model predictions. In </w:t>
      </w:r>
      <w:r>
        <w:rPr>
          <w:i/>
          <w:iCs/>
        </w:rPr>
        <w:t>Advances in neural information processing systems 30</w:t>
      </w:r>
      <w:del w:id="1666" w:author="Author">
        <w:r>
          <w:delText>, 4765–4774</w:delText>
        </w:r>
      </w:del>
      <w:r>
        <w:t>.</w:t>
      </w:r>
    </w:p>
    <w:p w14:paraId="35E05917" w14:textId="77777777" w:rsidR="005D4CE5" w:rsidRDefault="00887B63">
      <w:pPr>
        <w:pStyle w:val="OLreferencelist"/>
        <w:rPr>
          <w:ins w:id="1667" w:author="Author"/>
        </w:rPr>
      </w:pPr>
      <w:ins w:id="1668" w:author="Author">
        <w:r>
          <w:t>Mead, David. 2003. Evidence for a Celebic supergroup. In John Lynch (ed.), Issues in Austronesian historical phonology (Pacific Linguistics 550), 115–141. Canberra: Pacific Linguistics, The Australian National University. https://doi.org/10.15144/PL-550.115.</w:t>
        </w:r>
      </w:ins>
    </w:p>
    <w:p w14:paraId="7AC6A949" w14:textId="77777777" w:rsidR="005D4CE5" w:rsidRDefault="00887B63">
      <w:pPr>
        <w:pStyle w:val="OLreferencelist"/>
        <w:rPr>
          <w:ins w:id="1669" w:author="Author"/>
        </w:rPr>
      </w:pPr>
      <w:ins w:id="1670" w:author="Author">
        <w:r>
          <w:t>Mills, Roger Frederick. 1975. Proto South Sulawesi and Proto Austronesian phonology. Ann Arbor: University of Michigan PhD thesis.</w:t>
        </w:r>
      </w:ins>
    </w:p>
    <w:p w14:paraId="32593EDF" w14:textId="77777777" w:rsidR="005D4CE5" w:rsidRDefault="00887B63">
      <w:pPr>
        <w:pStyle w:val="OLreferencelist"/>
        <w:rPr>
          <w:ins w:id="1671" w:author="Author"/>
        </w:rPr>
      </w:pPr>
      <w:ins w:id="1672" w:author="Author">
        <w:r>
          <w:t>Nahm, Francis Sahngun. 2022. Receiver operating characteristic curve: Overview and practical use for clinicians. Korean Journal of Anesthesiology 75(1). 25–36. https://doi.org/10.4097/kja.21209.</w:t>
        </w:r>
      </w:ins>
    </w:p>
    <w:p w14:paraId="56D8EB3B" w14:textId="77777777" w:rsidR="003F379C" w:rsidRDefault="00887B63">
      <w:pPr>
        <w:pStyle w:val="Bibliography"/>
      </w:pPr>
      <w:bookmarkStart w:id="1673" w:name="ref-pedregosa2011"/>
      <w:bookmarkEnd w:id="1665"/>
      <w:r>
        <w:t xml:space="preserve">Pedregosa, Fabian, Gaël Varoquaux, Alexandre Gramfort, Vincent Michel, Bertrand Thirion, Olivier Grisel, Mathieu Blondel, et al. 2011. Scikit-learn: Machine learning in Python. </w:t>
      </w:r>
      <w:r>
        <w:rPr>
          <w:i/>
          <w:iCs/>
        </w:rPr>
        <w:t>Journal of Machine Learning Research</w:t>
      </w:r>
      <w:r>
        <w:t xml:space="preserve"> 12. 2825–2830.</w:t>
      </w:r>
    </w:p>
    <w:p w14:paraId="5AC52480" w14:textId="77777777" w:rsidR="003F379C" w:rsidRDefault="00887B63">
      <w:pPr>
        <w:pStyle w:val="Bibliography"/>
      </w:pPr>
      <w:bookmarkStart w:id="1674" w:name="ref-ross2005"/>
      <w:bookmarkEnd w:id="1673"/>
      <w:ins w:id="1675" w:author="Author">
        <w:r>
          <w:t>Reid, Lawrence A. 1994. Possible non-Austronesian lexical elements in Philippine Negrito</w:t>
        </w:r>
      </w:ins>
      <w:del w:id="1676" w:author="Author">
        <w:r>
          <w:delText>Ross, Malcolm. 2005. Pronouns as a preliminary diagnostic for grouping Papuan</w:delText>
        </w:r>
      </w:del>
      <w:r>
        <w:t xml:space="preserve"> languages. </w:t>
      </w:r>
      <w:r>
        <w:rPr>
          <w:i/>
          <w:iCs/>
        </w:rPr>
        <w:t>Oceanic Linguistics</w:t>
      </w:r>
      <w:r>
        <w:t xml:space="preserve"> </w:t>
      </w:r>
      <w:ins w:id="1677" w:author="Author">
        <w:r>
          <w:t>33(1). 37–72. https://doi.org/10.2307/3623000</w:t>
        </w:r>
      </w:ins>
      <w:del w:id="1678" w:author="Author">
        <w:r>
          <w:delText>44(2). 343–380</w:delText>
        </w:r>
      </w:del>
      <w:r>
        <w:t>.</w:t>
      </w:r>
    </w:p>
    <w:p w14:paraId="5F00B626" w14:textId="77777777" w:rsidR="005D4CE5" w:rsidRDefault="00887B63">
      <w:pPr>
        <w:pStyle w:val="OLreferencelist"/>
        <w:rPr>
          <w:ins w:id="1679" w:author="Author"/>
        </w:rPr>
      </w:pPr>
      <w:ins w:id="1680" w:author="Author">
        <w:r>
          <w:t>Sirk, Ülo. 1989. On the evidential basis for the South Sulawesi language group. In James N. Sneddon (ed.), Studies in Sulawesi linguistics, part 1 (NUSA: Linguistic Studies of Indonesian and Other Languages in Indonesia), vol. 31, 55–82. Jakarta: Universitas Katolik Indonesia Atma Jaya.</w:t>
        </w:r>
      </w:ins>
    </w:p>
    <w:p w14:paraId="58163C2F" w14:textId="77777777" w:rsidR="003F379C" w:rsidRDefault="00887B63">
      <w:pPr>
        <w:pStyle w:val="Bibliography"/>
        <w:rPr>
          <w:del w:id="1681" w:author="Author"/>
        </w:rPr>
      </w:pPr>
      <w:ins w:id="1682" w:author="Author">
        <w:r>
          <w:t>Sneddon,</w:t>
        </w:r>
      </w:ins>
      <w:bookmarkStart w:id="1683" w:name="ref-swadesh1955"/>
      <w:bookmarkEnd w:id="1674"/>
      <w:del w:id="1684" w:author="Author">
        <w:r>
          <w:delText xml:space="preserve">Swadesh, Morris. 1955. Towards greater accuracy in lexicostatistic dating. In </w:delText>
        </w:r>
        <w:r>
          <w:rPr>
            <w:i/>
            <w:iCs/>
          </w:rPr>
          <w:delText>International journal of american linguistics</w:delText>
        </w:r>
        <w:r>
          <w:delText>, vol. 21, 121–137.</w:delText>
        </w:r>
      </w:del>
    </w:p>
    <w:p w14:paraId="680FB050" w14:textId="77777777" w:rsidR="003F379C" w:rsidRDefault="00887B63">
      <w:pPr>
        <w:pStyle w:val="Bibliography"/>
        <w:rPr>
          <w:del w:id="1685" w:author="Author"/>
        </w:rPr>
      </w:pPr>
      <w:bookmarkStart w:id="1686" w:name="ref-thomason1988"/>
      <w:bookmarkEnd w:id="1683"/>
      <w:del w:id="1687" w:author="Author">
        <w:r>
          <w:delText xml:space="preserve">Thomason, Sarah Grey and Terrence Kaufman. 1988. </w:delText>
        </w:r>
        <w:r>
          <w:rPr>
            <w:i/>
            <w:iCs/>
          </w:rPr>
          <w:delText>Language contact, creolization, and genetic linguistics</w:delText>
        </w:r>
        <w:r>
          <w:delText>. Berkeley: University of California Press.</w:delText>
        </w:r>
      </w:del>
    </w:p>
    <w:p w14:paraId="3CEBD3B7" w14:textId="77777777" w:rsidR="003F379C" w:rsidRDefault="00887B63">
      <w:pPr>
        <w:pStyle w:val="Bibliography"/>
        <w:rPr>
          <w:del w:id="1688" w:author="Author"/>
        </w:rPr>
      </w:pPr>
      <w:bookmarkStart w:id="1689" w:name="ref-thurgood1999"/>
      <w:bookmarkEnd w:id="1686"/>
      <w:del w:id="1690" w:author="Author">
        <w:r>
          <w:delText xml:space="preserve">Thurgood, Graham. 1999. From Ancient Cham to modern dialects: Two thousand years of language contact and change. </w:delText>
        </w:r>
        <w:r>
          <w:rPr>
            <w:i/>
            <w:iCs/>
          </w:rPr>
          <w:delText>Oceanic Linguistics Special Publication</w:delText>
        </w:r>
        <w:r>
          <w:delText>. University of Hawai’i Press (28).</w:delText>
        </w:r>
      </w:del>
    </w:p>
    <w:p w14:paraId="3958C299" w14:textId="77777777" w:rsidR="005D4CE5" w:rsidRDefault="00887B63">
      <w:pPr>
        <w:pStyle w:val="OLreferencelist"/>
        <w:rPr>
          <w:ins w:id="1691" w:author="Author"/>
        </w:rPr>
      </w:pPr>
      <w:bookmarkStart w:id="1692" w:name="ref-ward1963"/>
      <w:bookmarkEnd w:id="1689"/>
      <w:del w:id="1693" w:author="Author">
        <w:r>
          <w:delText xml:space="preserve">Ward, Joe H. 1963. Hierarchical grouping to optimize an objective function. </w:delText>
        </w:r>
        <w:r>
          <w:rPr>
            <w:i/>
            <w:iCs/>
          </w:rPr>
          <w:delText>Journal of the American Statistical Association</w:delText>
        </w:r>
        <w:r>
          <w:delText xml:space="preserve"> 58(301). 236–244. </w:delText>
        </w:r>
        <w:r>
          <w:fldChar w:fldCharType="begin"/>
        </w:r>
        <w:r>
          <w:delInstrText>HYPERLINK "https://doi.org/10.1080/01621459.1963.10500845" \h</w:delInstrText>
        </w:r>
        <w:r>
          <w:fldChar w:fldCharType="separate"/>
        </w:r>
        <w:r>
          <w:rPr>
            <w:rStyle w:val="Hyperlink"/>
          </w:rPr>
          <w:delText>https://doi.org/10.1080/01621459.1963.10500845</w:delText>
        </w:r>
        <w:r>
          <w:fldChar w:fldCharType="end"/>
        </w:r>
        <w:r>
          <w:delText>.</w:delText>
        </w:r>
      </w:del>
      <w:bookmarkEnd w:id="1540"/>
      <w:bookmarkEnd w:id="1558"/>
      <w:bookmarkEnd w:id="1692"/>
      <w:moveToRangeStart w:id="1694" w:author="Author" w:name="move242359915"/>
      <w:moveTo w:id="1695" w:author="Author">
        <w:r>
          <w:t xml:space="preserve"> J. </w:t>
        </w:r>
      </w:moveTo>
      <w:moveToRangeEnd w:id="1694"/>
      <w:ins w:id="1696" w:author="Author">
        <w:r>
          <w:t>N. 1993. The drift towards final open syllables in Sulawesi languages. Oceanic Linguistics 32(1). 1–44. https://doi.org/10.2307/3623095.</w:t>
        </w:r>
      </w:ins>
    </w:p>
    <w:p w14:paraId="3E25E77A" w14:textId="77777777" w:rsidR="003F379C" w:rsidRDefault="00887B63">
      <w:pPr>
        <w:pStyle w:val="Bibliography"/>
      </w:pPr>
      <w:ins w:id="1697" w:author="Author">
        <w:r>
          <w:t>White, Nicole, Rex Parsons, Gary Collins and Adrian Barnett. 2023. Evidence of questionable research practices in clinical prediction models. BMC Medicine 21. 339. https://doi.org/10.1186/s12916-023-03048-6.</w:t>
        </w:r>
      </w:ins>
    </w:p>
    <w:sectPr w:rsidR="003F379C" w:rsidSect="008866CB">
      <w:headerReference w:type="even" r:id="rId8"/>
      <w:headerReference w:type="default"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39C9" w14:textId="77777777" w:rsidR="00887B63" w:rsidRDefault="00887B63" w:rsidP="008866CB">
      <w:pPr>
        <w:spacing w:after="0"/>
      </w:pPr>
      <w:r>
        <w:separator/>
      </w:r>
    </w:p>
  </w:endnote>
  <w:endnote w:type="continuationSeparator" w:id="0">
    <w:p w14:paraId="016A8EFF" w14:textId="77777777" w:rsidR="00887B63" w:rsidRDefault="00887B63" w:rsidP="008866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Times New Roman Bold">
    <w:panose1 w:val="02020803070505020304"/>
    <w:charset w:val="00"/>
    <w:family w:val="auto"/>
    <w:pitch w:val="variable"/>
    <w:sig w:usb0="03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2CB2" w14:textId="77777777" w:rsidR="008866CB" w:rsidRDefault="008866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F743" w14:textId="77777777" w:rsidR="00050D50" w:rsidRPr="001F78FB" w:rsidRDefault="00050D50" w:rsidP="001F78FB">
    <w:pPr>
      <w:pStyle w:val="OLcopyrightfooter"/>
      <w:rPr>
        <w:ins w:id="1700" w:author="Author"/>
      </w:rPr>
    </w:pPr>
  </w:p>
  <w:p w14:paraId="724AB07C" w14:textId="77777777" w:rsidR="00050D50" w:rsidRPr="001F78FB" w:rsidRDefault="00050D50" w:rsidP="001F78FB">
    <w:pPr>
      <w:pStyle w:val="OLcopyrightfooter"/>
      <w:rPr>
        <w:ins w:id="1701" w:author="Author"/>
      </w:rPr>
    </w:pPr>
    <w:ins w:id="1702" w:author="Author">
      <w:r w:rsidRPr="001F78FB">
        <w:rPr>
          <w:i/>
        </w:rPr>
        <w:t>Oceanic Linguistics</w:t>
      </w:r>
      <w:r w:rsidRPr="001F78FB">
        <w:t>, Volume XX, no. X (June/December YY</w:t>
      </w:r>
      <w:r>
        <w:t>Y</w:t>
      </w:r>
      <w:r w:rsidRPr="001F78FB">
        <w:t>Y)</w:t>
      </w:r>
    </w:ins>
  </w:p>
  <w:p w14:paraId="0B2B6870" w14:textId="77777777" w:rsidR="008866CB" w:rsidRDefault="00050D50">
    <w:pPr>
      <w:pStyle w:val="Footer"/>
    </w:pPr>
    <w:ins w:id="1703" w:author="Author">
      <w:r w:rsidRPr="001F78FB">
        <w:t>© by University of Hawai‘i Press, All rights reserved.</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4442" w14:textId="77777777" w:rsidR="00887B63" w:rsidRDefault="00887B63" w:rsidP="008866CB">
      <w:pPr>
        <w:spacing w:after="0"/>
      </w:pPr>
      <w:ins w:id="0" w:author="Author">
        <w:r>
          <w:rPr>
            <w:noProof/>
            <w:lang w:val="en-AU" w:eastAsia="en-AU"/>
          </w:rPr>
          <mc:AlternateContent>
            <mc:Choice Requires="wps">
              <w:drawing>
                <wp:anchor distT="0" distB="0" distL="114300" distR="114300" simplePos="0" relativeHeight="251659264" behindDoc="0" locked="0" layoutInCell="1" allowOverlap="1" wp14:anchorId="02578527" wp14:editId="729BCF3B">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6393E5"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" strokeweight=".5pt"/>
              </w:pict>
            </mc:Fallback>
          </mc:AlternateContent>
        </w:r>
        <w:r w:rsidRPr="00351BAF">
          <w:t>———————</w:t>
        </w:r>
        <w:r>
          <w:t>—</w:t>
        </w:r>
      </w:ins>
      <w:del w:id="1" w:author="Author">
        <w:r>
          <w:separator/>
        </w:r>
      </w:del>
    </w:p>
  </w:footnote>
  <w:footnote w:type="continuationSeparator" w:id="0">
    <w:p w14:paraId="20F9A800" w14:textId="77777777" w:rsidR="00887B63" w:rsidRDefault="00887B63" w:rsidP="008866CB">
      <w:pPr>
        <w:spacing w:after="0"/>
      </w:pPr>
      <w:ins w:id="2" w:author="Author">
        <w:r w:rsidRPr="00351BAF">
          <w:t>———————</w:t>
        </w:r>
        <w:r>
          <w:t>—</w:t>
        </w:r>
      </w:ins>
      <w:del w:id="3" w:author="Author">
        <w:r>
          <w:continuationSeparator/>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4D93" w14:textId="77777777" w:rsidR="008866CB" w:rsidRDefault="00050D50">
    <w:pPr>
      <w:pStyle w:val="Header"/>
    </w:pPr>
    <w:ins w:id="1698" w:author="Autho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3A62" w14:textId="77777777" w:rsidR="008866CB" w:rsidRDefault="00050D50">
    <w:pPr>
      <w:pStyle w:val="Header"/>
    </w:pPr>
    <w:ins w:id="1699" w:author="Autho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7DE6" w14:textId="77777777" w:rsidR="008866CB" w:rsidRDefault="008866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52CA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CA0B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5C05E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84605594">
    <w:abstractNumId w:val="0"/>
  </w:num>
  <w:num w:numId="2" w16cid:durableId="1479373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1982901">
    <w:abstractNumId w:val="1"/>
  </w:num>
  <w:num w:numId="4" w16cid:durableId="1404529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6952493">
    <w:abstractNumId w:val="1"/>
  </w:num>
  <w:num w:numId="6" w16cid:durableId="1075199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8971467">
    <w:abstractNumId w:val="1"/>
  </w:num>
  <w:num w:numId="8" w16cid:durableId="1049769649">
    <w:abstractNumId w:val="1"/>
  </w:num>
  <w:num w:numId="9" w16cid:durableId="765927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5790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379C"/>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79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382"/>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D4CE5"/>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4ADE"/>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866CB"/>
    <w:rsid w:val="00887B63"/>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06A0D"/>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OLarticletitle">
    <w:name w:val="OL article title"/>
    <w:basedOn w:val="Normal"/>
    <w:qFormat/>
    <w:pPr>
      <w:spacing w:before="900" w:after="0" w:line="400" w:lineRule="exact"/>
      <w:ind w:left="360" w:right="360"/>
      <w:jc w:val="center"/>
    </w:pPr>
    <w:rPr>
      <w:rFonts w:ascii="Times New Roman" w:eastAsia="Times New Roman" w:hAnsi="Times New Roman" w:cs="Times New Roman"/>
      <w:b/>
      <w:sz w:val="36"/>
      <w:szCs w:val="36"/>
    </w:rPr>
  </w:style>
  <w:style w:type="paragraph" w:customStyle="1" w:styleId="OLauthorname">
    <w:name w:val="OL author name"/>
    <w:basedOn w:val="Normal"/>
    <w:qFormat/>
    <w:pPr>
      <w:spacing w:before="240" w:after="0"/>
      <w:jc w:val="center"/>
    </w:pPr>
    <w:rPr>
      <w:rFonts w:ascii="Times New Roman" w:eastAsia="Times New Roman" w:hAnsi="Times New Roman" w:cs="Times New Roman"/>
    </w:rPr>
  </w:style>
  <w:style w:type="paragraph" w:customStyle="1" w:styleId="OLauthoraffiliation">
    <w:name w:val="OL author affiliation"/>
    <w:basedOn w:val="Normal"/>
    <w:qFormat/>
    <w:pPr>
      <w:spacing w:before="220" w:after="0"/>
      <w:jc w:val="center"/>
    </w:pPr>
    <w:rPr>
      <w:rFonts w:ascii="Times New Roman" w:eastAsia="Times New Roman" w:hAnsi="Times New Roman" w:cs="Times New Roman"/>
      <w:smallCaps/>
      <w:sz w:val="20"/>
      <w:szCs w:val="20"/>
    </w:rPr>
  </w:style>
  <w:style w:type="paragraph" w:customStyle="1" w:styleId="OLabstract">
    <w:name w:val="OL abstract"/>
    <w:basedOn w:val="Normal"/>
    <w:qFormat/>
    <w:pPr>
      <w:spacing w:before="280" w:after="0"/>
      <w:ind w:left="360" w:right="360"/>
      <w:jc w:val="both"/>
    </w:pPr>
    <w:rPr>
      <w:rFonts w:ascii="Times New Roman" w:eastAsia="Times New Roman" w:hAnsi="Times New Roman" w:cs="Times New Roman"/>
      <w:sz w:val="18"/>
      <w:szCs w:val="18"/>
    </w:rPr>
  </w:style>
  <w:style w:type="paragraph" w:styleId="Footer">
    <w:name w:val="footer"/>
    <w:basedOn w:val="Normal"/>
    <w:link w:val="FooterChar"/>
    <w:uiPriority w:val="99"/>
    <w:pPr>
      <w:tabs>
        <w:tab w:val="center" w:pos="4513"/>
        <w:tab w:val="right" w:pos="9026"/>
      </w:tabs>
      <w:spacing w:after="0"/>
    </w:pPr>
    <w:rPr>
      <w:rFonts w:ascii="Times New Roman" w:eastAsia="Times New Roman" w:hAnsi="Times New Roman" w:cs="Times New Roman"/>
      <w:lang w:val="en-AU"/>
    </w:rPr>
  </w:style>
  <w:style w:type="character" w:customStyle="1" w:styleId="FooterChar">
    <w:name w:val="Footer Char"/>
    <w:basedOn w:val="DefaultParagraphFont"/>
    <w:link w:val="Footer"/>
    <w:uiPriority w:val="99"/>
    <w:rPr>
      <w:rFonts w:ascii="Times New Roman" w:eastAsia="Times New Roman" w:hAnsi="Times New Roman" w:cs="Times New Roman"/>
      <w:lang w:val="en-AU"/>
    </w:rPr>
  </w:style>
  <w:style w:type="paragraph" w:customStyle="1" w:styleId="OLheadingA-level">
    <w:name w:val="OL heading A-level"/>
    <w:basedOn w:val="Heading1"/>
    <w:qFormat/>
    <w:pPr>
      <w:keepNext w:val="0"/>
      <w:keepLines w:val="0"/>
      <w:spacing w:before="240" w:after="0"/>
    </w:pPr>
    <w:rPr>
      <w:rFonts w:ascii="Times New Roman" w:eastAsia="Times New Roman" w:hAnsi="Times New Roman" w:cs="Times New Roman"/>
      <w:b/>
      <w:bCs/>
      <w:caps/>
      <w:color w:val="auto"/>
      <w:kern w:val="32"/>
      <w:sz w:val="20"/>
      <w:szCs w:val="20"/>
    </w:rPr>
  </w:style>
  <w:style w:type="paragraph" w:customStyle="1" w:styleId="OLtext">
    <w:name w:val="OL text"/>
    <w:basedOn w:val="Normal"/>
    <w:qFormat/>
    <w:pPr>
      <w:spacing w:after="0" w:line="240" w:lineRule="exact"/>
      <w:jc w:val="both"/>
    </w:pPr>
    <w:rPr>
      <w:rFonts w:ascii="Times New Roman" w:eastAsia="Times New Roman" w:hAnsi="Times New Roman" w:cs="Times New Roman"/>
      <w:sz w:val="20"/>
      <w:szCs w:val="20"/>
    </w:rPr>
  </w:style>
  <w:style w:type="paragraph" w:customStyle="1" w:styleId="OLtextindented">
    <w:name w:val="OL text indented"/>
    <w:basedOn w:val="OLtext"/>
    <w:qFormat/>
    <w:pPr>
      <w:ind w:firstLine="240"/>
    </w:pPr>
  </w:style>
  <w:style w:type="paragraph" w:customStyle="1" w:styleId="OLheadingB-level">
    <w:name w:val="OL heading B-level"/>
    <w:basedOn w:val="Heading2"/>
    <w:qFormat/>
    <w:pPr>
      <w:keepNext w:val="0"/>
      <w:keepLines w:val="0"/>
      <w:numPr>
        <w:ilvl w:val="1"/>
      </w:numPr>
      <w:spacing w:before="180" w:after="0"/>
    </w:pPr>
    <w:rPr>
      <w:rFonts w:ascii="Times New Roman" w:eastAsia="Times New Roman" w:hAnsi="Times New Roman" w:cs="Times New Roman"/>
      <w:b/>
      <w:bCs/>
      <w:iCs/>
      <w:caps/>
      <w:color w:val="auto"/>
      <w:sz w:val="20"/>
      <w:szCs w:val="20"/>
      <w:lang w:val="en-AU"/>
    </w:rPr>
  </w:style>
  <w:style w:type="paragraph" w:customStyle="1" w:styleId="OLcaption">
    <w:name w:val="OL caption"/>
    <w:basedOn w:val="Normal"/>
    <w:qFormat/>
    <w:pPr>
      <w:keepNext/>
      <w:spacing w:before="220" w:after="120"/>
      <w:jc w:val="center"/>
    </w:pPr>
    <w:rPr>
      <w:rFonts w:ascii="Times New Roman" w:eastAsia="Times New Roman" w:hAnsi="Times New Roman" w:cs="Times New Roman"/>
      <w:b/>
      <w:caps/>
      <w:sz w:val="18"/>
      <w:szCs w:val="18"/>
    </w:rPr>
  </w:style>
  <w:style w:type="paragraph" w:customStyle="1" w:styleId="OL3ptseparator">
    <w:name w:val="OL 3pt separator"/>
    <w:basedOn w:val="Normal"/>
    <w:qFormat/>
    <w:pPr>
      <w:spacing w:after="0"/>
    </w:pPr>
    <w:rPr>
      <w:rFonts w:ascii="Times New Roman" w:eastAsia="Times New Roman" w:hAnsi="Times New Roman" w:cs="Times New Roman"/>
      <w:sz w:val="6"/>
      <w:szCs w:val="6"/>
      <w:lang w:val="en-AU"/>
    </w:rPr>
  </w:style>
  <w:style w:type="paragraph" w:customStyle="1" w:styleId="OLtablecolumnheading">
    <w:name w:val="OL table column heading"/>
    <w:basedOn w:val="Normal"/>
    <w:qFormat/>
    <w:pPr>
      <w:keepNext/>
      <w:spacing w:after="0" w:line="200" w:lineRule="exact"/>
    </w:pPr>
    <w:rPr>
      <w:rFonts w:ascii="Times New Roman" w:eastAsia="Times New Roman" w:hAnsi="Times New Roman" w:cs="Times New Roman"/>
      <w:b/>
      <w:sz w:val="16"/>
      <w:szCs w:val="16"/>
    </w:rPr>
  </w:style>
  <w:style w:type="paragraph" w:customStyle="1" w:styleId="OLtablecontents">
    <w:name w:val="OL table contents"/>
    <w:basedOn w:val="Normal"/>
    <w:qFormat/>
    <w:pPr>
      <w:keepNext/>
      <w:spacing w:after="0" w:line="200" w:lineRule="exact"/>
    </w:pPr>
    <w:rPr>
      <w:rFonts w:ascii="Times New Roman" w:eastAsia="Times New Roman" w:hAnsi="Times New Roman" w:cs="Times New Roman"/>
      <w:sz w:val="16"/>
      <w:szCs w:val="16"/>
    </w:rPr>
  </w:style>
  <w:style w:type="table" w:styleId="TableGrid">
    <w:name w:val="Table Grid"/>
    <w:basedOn w:val="TableNormal"/>
    <w:pPr>
      <w:spacing w:after="0"/>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referencesheading">
    <w:name w:val="OL references heading"/>
    <w:basedOn w:val="Normal"/>
    <w:qFormat/>
    <w:pPr>
      <w:spacing w:before="560" w:after="240"/>
      <w:jc w:val="center"/>
    </w:pPr>
    <w:rPr>
      <w:rFonts w:ascii="Times New Roman Bold" w:eastAsia="Times New Roman" w:hAnsi="Times New Roman Bold" w:cs="Times New Roman"/>
      <w:b/>
      <w:caps/>
      <w:lang w:val="en-AU"/>
    </w:rPr>
  </w:style>
  <w:style w:type="character" w:styleId="Emphasis">
    <w:name w:val="Emphasis"/>
    <w:basedOn w:val="DefaultParagraphFont"/>
    <w:uiPriority w:val="20"/>
    <w:rPr>
      <w:i/>
      <w:iCs/>
    </w:rPr>
  </w:style>
  <w:style w:type="paragraph" w:customStyle="1" w:styleId="OLreferencelist">
    <w:name w:val="OL reference list"/>
    <w:basedOn w:val="Normal"/>
    <w:qFormat/>
    <w:pPr>
      <w:spacing w:after="0"/>
      <w:ind w:left="360" w:hanging="360"/>
      <w:jc w:val="both"/>
    </w:pPr>
    <w:rPr>
      <w:rFonts w:ascii="Times New Roman" w:eastAsia="Times New Roman" w:hAnsi="Times New Roman" w:cs="Times New Roman"/>
      <w:sz w:val="18"/>
      <w:szCs w:val="18"/>
    </w:rPr>
  </w:style>
  <w:style w:type="paragraph" w:styleId="Header">
    <w:name w:val="header"/>
    <w:basedOn w:val="Normal"/>
    <w:link w:val="HeaderChar"/>
    <w:rsid w:val="008866CB"/>
    <w:pPr>
      <w:tabs>
        <w:tab w:val="center" w:pos="4513"/>
        <w:tab w:val="right" w:pos="9026"/>
      </w:tabs>
      <w:spacing w:after="0"/>
    </w:pPr>
  </w:style>
  <w:style w:type="character" w:customStyle="1" w:styleId="HeaderChar">
    <w:name w:val="Header Char"/>
    <w:basedOn w:val="DefaultParagraphFont"/>
    <w:link w:val="Header"/>
    <w:rsid w:val="008866CB"/>
  </w:style>
  <w:style w:type="paragraph" w:customStyle="1" w:styleId="OLcopyrightfooter">
    <w:name w:val="OL copyright footer"/>
    <w:basedOn w:val="Normal"/>
    <w:qFormat/>
    <w:pPr>
      <w:widowControl w:val="0"/>
      <w:tabs>
        <w:tab w:val="right" w:pos="8789"/>
      </w:tabs>
      <w:autoSpaceDE w:val="0"/>
      <w:autoSpaceDN w:val="0"/>
      <w:adjustRightInd w:val="0"/>
      <w:spacing w:after="0"/>
      <w:ind w:right="20"/>
    </w:pPr>
    <w:rPr>
      <w:rFonts w:ascii="Times" w:eastAsia="Times New Roman" w:hAnsi="Times" w:cs="Times"/>
      <w:sz w:val="14"/>
      <w:szCs w:val="18"/>
    </w:rPr>
  </w:style>
  <w:style w:type="paragraph" w:styleId="Revision">
    <w:name w:val="Revision"/>
    <w:hidden/>
    <w:rsid w:val="008866C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DCEB8-F4F4-4EAA-8D5C-481156AB8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18980</Words>
  <Characters>94522</Characters>
  <Application>Microsoft Office Word</Application>
  <DocSecurity>0</DocSecurity>
  <Lines>4726</Lines>
  <Paragraphs>1247</Paragraphs>
  <ScaleCrop>false</ScaleCrop>
  <Manager/>
  <Company/>
  <LinksUpToDate>false</LinksUpToDate>
  <CharactersWithSpaces>112255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Tracked changes: submitted text compared with the revised text</dc:title>
  <dc:subject/>
  <dc:creator/>
  <cp:keywords/>
  <dc:description/>
  <cp:lastModifiedBy/>
  <cp:revision>1</cp:revision>
  <dcterms:created xsi:type="dcterms:W3CDTF">2026-10-08T06:00:00Z</dcterms:created>
  <dcterms:modified xsi:type="dcterms:W3CDTF">2026-10-08T06:51:00Z</dcterms:modified>
</cp:coreProperties>
</file>